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0712A" w14:textId="1DBFE3A2" w:rsidR="00CC536F" w:rsidRDefault="0092489A" w:rsidP="008B3500">
      <w:pPr>
        <w:tabs>
          <w:tab w:val="left" w:pos="426"/>
          <w:tab w:val="left" w:pos="851"/>
          <w:tab w:val="left" w:pos="1276"/>
        </w:tabs>
        <w:jc w:val="center"/>
        <w:rPr>
          <w:sz w:val="32"/>
          <w:szCs w:val="32"/>
        </w:rPr>
      </w:pPr>
      <w:ins w:id="0" w:author="Nguyen Quang" w:date="2026-02-01T19:24:00Z">
        <w:r>
          <w:rPr>
            <w:sz w:val="32"/>
            <w:szCs w:val="32"/>
          </w:rPr>
          <w:t>-------------**  * *</w:t>
        </w:r>
      </w:ins>
      <w:r w:rsidR="00CC536F">
        <w:rPr>
          <w:sz w:val="32"/>
          <w:szCs w:val="32"/>
        </w:rPr>
        <w:t>ĐẠI HỌC BÁCH KHOA HÀ NỘI</w:t>
      </w:r>
    </w:p>
    <w:p w14:paraId="3E2255B0" w14:textId="64ECB69B" w:rsidR="00CC536F" w:rsidRDefault="00CC536F" w:rsidP="008B3500">
      <w:pPr>
        <w:tabs>
          <w:tab w:val="left" w:pos="426"/>
          <w:tab w:val="left" w:pos="851"/>
          <w:tab w:val="left" w:pos="1276"/>
        </w:tabs>
        <w:jc w:val="center"/>
        <w:rPr>
          <w:sz w:val="32"/>
          <w:szCs w:val="32"/>
        </w:rPr>
      </w:pPr>
      <w:r>
        <w:rPr>
          <w:sz w:val="32"/>
          <w:szCs w:val="32"/>
        </w:rPr>
        <w:t>TRƯỜNG CÔNG NGHỆ THÔNG TIN VÀ TRUYỀN THÔNG</w:t>
      </w:r>
    </w:p>
    <w:p w14:paraId="463E1D79" w14:textId="77777777" w:rsidR="00CC536F" w:rsidRDefault="00CC536F" w:rsidP="008B3500">
      <w:pPr>
        <w:tabs>
          <w:tab w:val="left" w:pos="426"/>
          <w:tab w:val="left" w:pos="851"/>
          <w:tab w:val="left" w:pos="1276"/>
        </w:tabs>
        <w:jc w:val="center"/>
        <w:rPr>
          <w:sz w:val="32"/>
          <w:szCs w:val="32"/>
        </w:rPr>
      </w:pPr>
      <w:r w:rsidRPr="653B4B35">
        <w:rPr>
          <w:sz w:val="32"/>
          <w:szCs w:val="32"/>
        </w:rPr>
        <w:t>──────── * ───────</w:t>
      </w:r>
    </w:p>
    <w:p w14:paraId="57FD914F" w14:textId="77777777" w:rsidR="00CC536F" w:rsidRDefault="00CC536F" w:rsidP="008B3500">
      <w:pPr>
        <w:tabs>
          <w:tab w:val="left" w:pos="426"/>
          <w:tab w:val="left" w:pos="851"/>
          <w:tab w:val="left" w:pos="1276"/>
        </w:tabs>
        <w:jc w:val="center"/>
      </w:pPr>
    </w:p>
    <w:p w14:paraId="35BC622F" w14:textId="77777777" w:rsidR="00CC536F" w:rsidRDefault="00CC536F" w:rsidP="008B3500">
      <w:pPr>
        <w:tabs>
          <w:tab w:val="left" w:pos="426"/>
          <w:tab w:val="left" w:pos="851"/>
          <w:tab w:val="left" w:pos="1276"/>
        </w:tabs>
        <w:jc w:val="center"/>
      </w:pPr>
    </w:p>
    <w:p w14:paraId="170F80CA" w14:textId="77777777" w:rsidR="00CC536F" w:rsidRDefault="00CC536F" w:rsidP="008B3500">
      <w:pPr>
        <w:tabs>
          <w:tab w:val="left" w:pos="426"/>
          <w:tab w:val="left" w:pos="851"/>
          <w:tab w:val="left" w:pos="1276"/>
          <w:tab w:val="left" w:pos="5085"/>
          <w:tab w:val="left" w:pos="5550"/>
        </w:tabs>
        <w:spacing w:line="240" w:lineRule="auto"/>
        <w:jc w:val="center"/>
      </w:pPr>
    </w:p>
    <w:p w14:paraId="69284BDD" w14:textId="77777777" w:rsidR="00CC536F" w:rsidRPr="00616E88" w:rsidRDefault="00CC536F" w:rsidP="008B3500">
      <w:pPr>
        <w:tabs>
          <w:tab w:val="left" w:pos="426"/>
          <w:tab w:val="left" w:pos="851"/>
          <w:tab w:val="left" w:pos="1276"/>
          <w:tab w:val="left" w:pos="5130"/>
        </w:tabs>
        <w:spacing w:line="240" w:lineRule="auto"/>
        <w:jc w:val="center"/>
        <w:rPr>
          <w:lang w:val="vi-VN"/>
        </w:rPr>
      </w:pPr>
    </w:p>
    <w:p w14:paraId="49F35B3D" w14:textId="77777777" w:rsidR="00CC536F" w:rsidRDefault="00CC536F" w:rsidP="008B3500">
      <w:pPr>
        <w:tabs>
          <w:tab w:val="left" w:pos="426"/>
          <w:tab w:val="left" w:pos="851"/>
          <w:tab w:val="left" w:pos="1276"/>
          <w:tab w:val="left" w:pos="5130"/>
        </w:tabs>
        <w:spacing w:line="240" w:lineRule="auto"/>
        <w:jc w:val="both"/>
      </w:pPr>
    </w:p>
    <w:p w14:paraId="180019F7" w14:textId="77777777" w:rsidR="00CC536F" w:rsidRDefault="00CC536F" w:rsidP="008B3500">
      <w:pPr>
        <w:tabs>
          <w:tab w:val="left" w:pos="426"/>
          <w:tab w:val="left" w:pos="851"/>
          <w:tab w:val="left" w:pos="1276"/>
          <w:tab w:val="left" w:pos="5130"/>
        </w:tabs>
        <w:spacing w:line="240" w:lineRule="auto"/>
        <w:jc w:val="both"/>
      </w:pPr>
    </w:p>
    <w:p w14:paraId="56F0D44C" w14:textId="77777777" w:rsidR="00CC536F" w:rsidRDefault="00CC536F" w:rsidP="008B3500">
      <w:pPr>
        <w:tabs>
          <w:tab w:val="left" w:pos="426"/>
          <w:tab w:val="left" w:pos="851"/>
          <w:tab w:val="left" w:pos="1276"/>
        </w:tabs>
        <w:spacing w:line="240" w:lineRule="auto"/>
        <w:jc w:val="both"/>
      </w:pPr>
    </w:p>
    <w:p w14:paraId="700D50F5" w14:textId="0D7D096F" w:rsidR="00CC536F" w:rsidRPr="0019628A" w:rsidRDefault="0019628A" w:rsidP="008B3500">
      <w:pPr>
        <w:tabs>
          <w:tab w:val="left" w:pos="426"/>
          <w:tab w:val="left" w:pos="851"/>
          <w:tab w:val="left" w:pos="1276"/>
          <w:tab w:val="center" w:pos="4536"/>
          <w:tab w:val="left" w:pos="6555"/>
        </w:tabs>
        <w:spacing w:line="240" w:lineRule="auto"/>
        <w:jc w:val="center"/>
        <w:rPr>
          <w:b/>
          <w:sz w:val="72"/>
          <w:szCs w:val="72"/>
        </w:rPr>
      </w:pPr>
      <w:r w:rsidRPr="0019628A">
        <w:rPr>
          <w:b/>
          <w:sz w:val="72"/>
          <w:szCs w:val="72"/>
        </w:rPr>
        <w:t xml:space="preserve">BÁO CÁO </w:t>
      </w:r>
    </w:p>
    <w:p w14:paraId="49E7AFAE" w14:textId="348A4C81" w:rsidR="00CC536F" w:rsidRDefault="00CC536F" w:rsidP="008B3500">
      <w:pPr>
        <w:tabs>
          <w:tab w:val="left" w:pos="426"/>
          <w:tab w:val="left" w:pos="851"/>
          <w:tab w:val="left" w:pos="1276"/>
        </w:tabs>
        <w:spacing w:before="240" w:line="240" w:lineRule="auto"/>
        <w:jc w:val="center"/>
        <w:rPr>
          <w:sz w:val="40"/>
          <w:szCs w:val="40"/>
          <w:lang w:val="vi-VN"/>
        </w:rPr>
      </w:pPr>
      <w:r w:rsidRPr="7D46CCEA">
        <w:rPr>
          <w:sz w:val="40"/>
          <w:szCs w:val="40"/>
        </w:rPr>
        <w:t xml:space="preserve">MÔN: </w:t>
      </w:r>
      <w:r w:rsidR="009D4852" w:rsidRPr="7D46CCEA">
        <w:rPr>
          <w:sz w:val="40"/>
          <w:szCs w:val="40"/>
        </w:rPr>
        <w:t xml:space="preserve">ĐỒ ÁN </w:t>
      </w:r>
      <w:r w:rsidR="054D972C" w:rsidRPr="7D46CCEA">
        <w:rPr>
          <w:sz w:val="40"/>
          <w:szCs w:val="40"/>
        </w:rPr>
        <w:t>KHAI PHÁ WEB</w:t>
      </w:r>
    </w:p>
    <w:p w14:paraId="6B3DDF49" w14:textId="4CEEBAC2" w:rsidR="00084A13" w:rsidRPr="009D4852" w:rsidRDefault="00084A13" w:rsidP="008B3500">
      <w:pPr>
        <w:tabs>
          <w:tab w:val="left" w:pos="426"/>
          <w:tab w:val="left" w:pos="851"/>
          <w:tab w:val="left" w:pos="1276"/>
        </w:tabs>
        <w:spacing w:before="240" w:line="240" w:lineRule="auto"/>
        <w:jc w:val="center"/>
        <w:rPr>
          <w:i/>
          <w:iCs/>
          <w:sz w:val="32"/>
          <w:szCs w:val="32"/>
        </w:rPr>
      </w:pPr>
    </w:p>
    <w:p w14:paraId="584B769C" w14:textId="77777777" w:rsidR="00CC536F" w:rsidRDefault="00CC536F" w:rsidP="008B3500">
      <w:pPr>
        <w:tabs>
          <w:tab w:val="left" w:pos="426"/>
          <w:tab w:val="left" w:pos="851"/>
          <w:tab w:val="left" w:pos="1276"/>
        </w:tabs>
        <w:spacing w:line="240" w:lineRule="auto"/>
        <w:jc w:val="both"/>
      </w:pPr>
    </w:p>
    <w:p w14:paraId="621214B0" w14:textId="77777777" w:rsidR="00CC536F" w:rsidRDefault="00CC536F" w:rsidP="008B3500">
      <w:pPr>
        <w:tabs>
          <w:tab w:val="left" w:pos="426"/>
          <w:tab w:val="left" w:pos="851"/>
          <w:tab w:val="left" w:pos="1276"/>
        </w:tabs>
        <w:spacing w:line="240" w:lineRule="auto"/>
        <w:jc w:val="both"/>
      </w:pPr>
    </w:p>
    <w:p w14:paraId="6AB091DB" w14:textId="77777777" w:rsidR="00CC536F" w:rsidRDefault="00CC536F" w:rsidP="008B3500">
      <w:pPr>
        <w:tabs>
          <w:tab w:val="left" w:pos="426"/>
          <w:tab w:val="left" w:pos="851"/>
          <w:tab w:val="left" w:pos="1276"/>
        </w:tabs>
        <w:spacing w:line="240" w:lineRule="auto"/>
        <w:jc w:val="both"/>
      </w:pPr>
    </w:p>
    <w:p w14:paraId="137313D2" w14:textId="7FBC7F38" w:rsidR="00CC536F" w:rsidRPr="00B078F1" w:rsidRDefault="00A54278" w:rsidP="008B3500">
      <w:pPr>
        <w:tabs>
          <w:tab w:val="left" w:pos="426"/>
          <w:tab w:val="left" w:pos="851"/>
          <w:tab w:val="left" w:pos="1276"/>
        </w:tabs>
        <w:spacing w:line="240" w:lineRule="auto"/>
        <w:jc w:val="both"/>
        <w:rPr>
          <w:i/>
          <w:iCs/>
          <w:sz w:val="32"/>
          <w:szCs w:val="32"/>
        </w:rPr>
      </w:pPr>
      <w:r w:rsidRPr="00B078F1">
        <w:rPr>
          <w:sz w:val="32"/>
          <w:szCs w:val="32"/>
        </w:rPr>
        <w:tab/>
      </w:r>
      <w:r w:rsidRPr="00B078F1">
        <w:rPr>
          <w:i/>
          <w:iCs/>
          <w:sz w:val="32"/>
          <w:szCs w:val="32"/>
          <w:lang w:val="vi-VN"/>
        </w:rPr>
        <w:t>Đề tài:</w:t>
      </w:r>
    </w:p>
    <w:p w14:paraId="16D41D67" w14:textId="62660124" w:rsidR="00044A63" w:rsidRDefault="009D4852" w:rsidP="7D46CCEA">
      <w:pPr>
        <w:tabs>
          <w:tab w:val="left" w:pos="426"/>
          <w:tab w:val="left" w:pos="851"/>
          <w:tab w:val="left" w:pos="1276"/>
        </w:tabs>
        <w:spacing w:before="120" w:line="240" w:lineRule="auto"/>
        <w:jc w:val="center"/>
        <w:rPr>
          <w:b/>
          <w:bCs/>
          <w:sz w:val="44"/>
          <w:szCs w:val="44"/>
        </w:rPr>
      </w:pPr>
      <w:r w:rsidRPr="7D46CCEA">
        <w:rPr>
          <w:b/>
          <w:bCs/>
          <w:sz w:val="44"/>
          <w:szCs w:val="44"/>
        </w:rPr>
        <w:t xml:space="preserve">ỨNG DỤNG </w:t>
      </w:r>
      <w:r w:rsidR="20D3ECD1" w:rsidRPr="7D46CCEA">
        <w:rPr>
          <w:b/>
          <w:bCs/>
          <w:sz w:val="44"/>
          <w:szCs w:val="44"/>
        </w:rPr>
        <w:t>PHÂN TÍCH, ĐÁNH GIÁ QUAN ĐIỂM BÌNH LUẬN NGƯỜI DÙNG</w:t>
      </w:r>
      <w:r w:rsidR="1B062A83" w:rsidRPr="7D46CCEA">
        <w:rPr>
          <w:b/>
          <w:bCs/>
          <w:sz w:val="44"/>
          <w:szCs w:val="44"/>
        </w:rPr>
        <w:t>.</w:t>
      </w:r>
      <w:r w:rsidRPr="7D46CCEA">
        <w:rPr>
          <w:b/>
          <w:bCs/>
          <w:sz w:val="44"/>
          <w:szCs w:val="44"/>
        </w:rPr>
        <w:t xml:space="preserve"> </w:t>
      </w:r>
    </w:p>
    <w:p w14:paraId="435D2A39" w14:textId="73A4DD8B" w:rsidR="00CC536F" w:rsidRDefault="00CC536F" w:rsidP="008B3500">
      <w:pPr>
        <w:tabs>
          <w:tab w:val="left" w:pos="426"/>
          <w:tab w:val="left" w:pos="851"/>
          <w:tab w:val="left" w:pos="1276"/>
        </w:tabs>
        <w:spacing w:before="120" w:line="240" w:lineRule="auto"/>
        <w:jc w:val="center"/>
      </w:pPr>
      <w:r>
        <w:tab/>
      </w:r>
    </w:p>
    <w:p w14:paraId="6829AEDC" w14:textId="77777777" w:rsidR="00CC536F" w:rsidRDefault="00CC536F" w:rsidP="008B3500">
      <w:pPr>
        <w:tabs>
          <w:tab w:val="left" w:pos="426"/>
          <w:tab w:val="left" w:pos="851"/>
          <w:tab w:val="left" w:pos="1276"/>
        </w:tabs>
        <w:spacing w:line="240" w:lineRule="auto"/>
        <w:jc w:val="both"/>
      </w:pPr>
    </w:p>
    <w:p w14:paraId="22262C2E" w14:textId="77777777" w:rsidR="00CC536F" w:rsidRDefault="00CC536F" w:rsidP="008B3500">
      <w:pPr>
        <w:tabs>
          <w:tab w:val="left" w:pos="426"/>
          <w:tab w:val="left" w:pos="851"/>
          <w:tab w:val="left" w:pos="1276"/>
        </w:tabs>
        <w:spacing w:line="240" w:lineRule="auto"/>
        <w:jc w:val="both"/>
      </w:pPr>
    </w:p>
    <w:p w14:paraId="2D7996A9" w14:textId="77777777" w:rsidR="00CC536F" w:rsidRDefault="00CC536F" w:rsidP="008B3500">
      <w:pPr>
        <w:tabs>
          <w:tab w:val="left" w:pos="426"/>
          <w:tab w:val="left" w:pos="851"/>
          <w:tab w:val="left" w:pos="1276"/>
        </w:tabs>
        <w:spacing w:line="240" w:lineRule="auto"/>
        <w:jc w:val="both"/>
      </w:pPr>
    </w:p>
    <w:p w14:paraId="05B8F73C" w14:textId="2D3D680A" w:rsidR="00CC536F" w:rsidRPr="008C7EE0" w:rsidRDefault="115A420E" w:rsidP="008B3500">
      <w:pPr>
        <w:tabs>
          <w:tab w:val="left" w:pos="426"/>
          <w:tab w:val="left" w:pos="851"/>
          <w:tab w:val="left" w:pos="1276"/>
          <w:tab w:val="left" w:pos="5245"/>
        </w:tabs>
        <w:spacing w:line="240" w:lineRule="auto"/>
        <w:ind w:left="1843"/>
        <w:jc w:val="both"/>
        <w:rPr>
          <w:sz w:val="28"/>
          <w:szCs w:val="28"/>
        </w:rPr>
      </w:pPr>
      <w:r w:rsidRPr="5A710723">
        <w:rPr>
          <w:sz w:val="28"/>
          <w:szCs w:val="28"/>
        </w:rPr>
        <w:t>Gi</w:t>
      </w:r>
      <w:r w:rsidR="0D6C7970" w:rsidRPr="5A710723">
        <w:rPr>
          <w:sz w:val="28"/>
          <w:szCs w:val="28"/>
        </w:rPr>
        <w:t>ả</w:t>
      </w:r>
      <w:r w:rsidRPr="5A710723">
        <w:rPr>
          <w:sz w:val="28"/>
          <w:szCs w:val="28"/>
        </w:rPr>
        <w:t xml:space="preserve">ng </w:t>
      </w:r>
      <w:r w:rsidR="1D525634" w:rsidRPr="5A710723">
        <w:rPr>
          <w:sz w:val="28"/>
          <w:szCs w:val="28"/>
        </w:rPr>
        <w:t xml:space="preserve">viên hướng dẫn:  </w:t>
      </w:r>
      <w:r w:rsidRPr="5A710723">
        <w:rPr>
          <w:sz w:val="28"/>
          <w:szCs w:val="28"/>
        </w:rPr>
        <w:t xml:space="preserve">TS. </w:t>
      </w:r>
      <w:r w:rsidR="29E30B4D" w:rsidRPr="5A710723">
        <w:rPr>
          <w:sz w:val="28"/>
          <w:szCs w:val="28"/>
        </w:rPr>
        <w:t>Nguyễn Kiêm Hiếu</w:t>
      </w:r>
    </w:p>
    <w:p w14:paraId="23F15D10" w14:textId="47BE6096" w:rsidR="00CC536F" w:rsidRPr="009D4852" w:rsidRDefault="009D4852" w:rsidP="008B3500">
      <w:pPr>
        <w:tabs>
          <w:tab w:val="left" w:pos="426"/>
          <w:tab w:val="left" w:pos="851"/>
          <w:tab w:val="left" w:pos="1276"/>
          <w:tab w:val="left" w:pos="5245"/>
        </w:tabs>
        <w:spacing w:line="240" w:lineRule="auto"/>
        <w:ind w:left="1843"/>
        <w:jc w:val="both"/>
        <w:rPr>
          <w:sz w:val="28"/>
          <w:szCs w:val="28"/>
        </w:rPr>
      </w:pPr>
      <w:r>
        <w:rPr>
          <w:sz w:val="28"/>
          <w:szCs w:val="28"/>
        </w:rPr>
        <w:t>S</w:t>
      </w:r>
      <w:r w:rsidR="00CC536F" w:rsidRPr="008C7EE0">
        <w:rPr>
          <w:sz w:val="28"/>
          <w:szCs w:val="28"/>
          <w:lang w:val="vi-VN"/>
        </w:rPr>
        <w:t>inh viên thực hiện:</w:t>
      </w:r>
      <w:r>
        <w:rPr>
          <w:sz w:val="28"/>
          <w:szCs w:val="28"/>
        </w:rPr>
        <w:t xml:space="preserve"> Nguyễn Đức Thiều Quang - 20183615</w:t>
      </w:r>
    </w:p>
    <w:p w14:paraId="7D8C055A" w14:textId="77777777" w:rsidR="00CC536F" w:rsidRPr="008C7EE0" w:rsidRDefault="00CC536F" w:rsidP="008B3500">
      <w:pPr>
        <w:tabs>
          <w:tab w:val="left" w:pos="426"/>
          <w:tab w:val="left" w:pos="851"/>
          <w:tab w:val="left" w:pos="1276"/>
          <w:tab w:val="left" w:pos="5245"/>
        </w:tabs>
        <w:spacing w:line="240" w:lineRule="auto"/>
        <w:ind w:left="2835"/>
        <w:jc w:val="both"/>
        <w:rPr>
          <w:sz w:val="28"/>
          <w:szCs w:val="28"/>
          <w:lang w:val="vi-VN"/>
        </w:rPr>
      </w:pPr>
    </w:p>
    <w:p w14:paraId="6AC1BBF7" w14:textId="77777777" w:rsidR="00CC536F" w:rsidRDefault="00CC536F" w:rsidP="008B3500">
      <w:pPr>
        <w:tabs>
          <w:tab w:val="left" w:pos="426"/>
          <w:tab w:val="left" w:pos="851"/>
          <w:tab w:val="left" w:pos="1276"/>
          <w:tab w:val="left" w:pos="5245"/>
        </w:tabs>
        <w:spacing w:line="240" w:lineRule="auto"/>
        <w:ind w:left="2835"/>
        <w:jc w:val="both"/>
        <w:rPr>
          <w:b/>
          <w:sz w:val="28"/>
          <w:szCs w:val="28"/>
        </w:rPr>
      </w:pPr>
      <w:r>
        <w:rPr>
          <w:sz w:val="28"/>
          <w:szCs w:val="28"/>
        </w:rPr>
        <w:tab/>
      </w:r>
      <w:r>
        <w:rPr>
          <w:b/>
          <w:sz w:val="28"/>
          <w:szCs w:val="28"/>
        </w:rPr>
        <w:tab/>
        <w:t xml:space="preserve">  </w:t>
      </w:r>
    </w:p>
    <w:p w14:paraId="2554EDEA" w14:textId="77777777" w:rsidR="00CC536F" w:rsidRDefault="00CC536F" w:rsidP="008B3500">
      <w:pPr>
        <w:tabs>
          <w:tab w:val="left" w:pos="426"/>
          <w:tab w:val="left" w:pos="851"/>
          <w:tab w:val="left" w:pos="1276"/>
          <w:tab w:val="left" w:pos="5245"/>
        </w:tabs>
        <w:spacing w:line="240" w:lineRule="auto"/>
        <w:ind w:left="2835"/>
        <w:jc w:val="both"/>
        <w:rPr>
          <w:b/>
          <w:sz w:val="28"/>
          <w:szCs w:val="28"/>
        </w:rPr>
      </w:pPr>
      <w:r>
        <w:rPr>
          <w:sz w:val="28"/>
          <w:szCs w:val="28"/>
        </w:rPr>
        <w:t xml:space="preserve"> </w:t>
      </w:r>
    </w:p>
    <w:p w14:paraId="01D6E68E" w14:textId="77777777" w:rsidR="001B4D3C" w:rsidRPr="0046768E" w:rsidRDefault="001B4D3C" w:rsidP="008B3500">
      <w:pPr>
        <w:tabs>
          <w:tab w:val="left" w:pos="426"/>
          <w:tab w:val="left" w:pos="851"/>
          <w:tab w:val="left" w:pos="1276"/>
        </w:tabs>
        <w:spacing w:line="240" w:lineRule="auto"/>
        <w:jc w:val="both"/>
        <w:rPr>
          <w:sz w:val="28"/>
          <w:szCs w:val="28"/>
          <w:lang w:val="vi-VN"/>
        </w:rPr>
      </w:pPr>
    </w:p>
    <w:p w14:paraId="3631D0FA" w14:textId="77777777" w:rsidR="001B4D3C" w:rsidRDefault="001B4D3C" w:rsidP="008B3500">
      <w:pPr>
        <w:tabs>
          <w:tab w:val="left" w:pos="426"/>
          <w:tab w:val="left" w:pos="851"/>
          <w:tab w:val="left" w:pos="1276"/>
        </w:tabs>
        <w:spacing w:line="240" w:lineRule="auto"/>
        <w:jc w:val="both"/>
        <w:rPr>
          <w:sz w:val="28"/>
          <w:szCs w:val="28"/>
        </w:rPr>
      </w:pPr>
    </w:p>
    <w:p w14:paraId="51F4D1F2" w14:textId="77777777" w:rsidR="0006713F" w:rsidRDefault="0006713F" w:rsidP="008B3500">
      <w:pPr>
        <w:tabs>
          <w:tab w:val="left" w:pos="426"/>
          <w:tab w:val="left" w:pos="851"/>
          <w:tab w:val="left" w:pos="1276"/>
        </w:tabs>
        <w:spacing w:line="240" w:lineRule="auto"/>
        <w:jc w:val="both"/>
        <w:rPr>
          <w:sz w:val="28"/>
          <w:szCs w:val="28"/>
        </w:rPr>
      </w:pPr>
    </w:p>
    <w:p w14:paraId="00A4B4B0" w14:textId="4B356FA6" w:rsidR="0006713F" w:rsidRPr="00BF41BD" w:rsidRDefault="00CC536F" w:rsidP="7D46CCEA">
      <w:pPr>
        <w:tabs>
          <w:tab w:val="left" w:pos="426"/>
          <w:tab w:val="left" w:pos="851"/>
          <w:tab w:val="left" w:pos="1276"/>
        </w:tabs>
        <w:spacing w:line="240" w:lineRule="auto"/>
        <w:jc w:val="center"/>
        <w:rPr>
          <w:b/>
          <w:bCs/>
          <w:i/>
          <w:iCs/>
          <w:sz w:val="28"/>
          <w:szCs w:val="28"/>
        </w:rPr>
      </w:pPr>
      <w:r w:rsidRPr="7D46CCEA">
        <w:rPr>
          <w:b/>
          <w:bCs/>
          <w:i/>
          <w:iCs/>
          <w:sz w:val="28"/>
          <w:szCs w:val="28"/>
        </w:rPr>
        <w:t xml:space="preserve">Hà Nội, tháng </w:t>
      </w:r>
      <w:r w:rsidR="286927AF" w:rsidRPr="7D46CCEA">
        <w:rPr>
          <w:b/>
          <w:bCs/>
          <w:i/>
          <w:iCs/>
          <w:sz w:val="28"/>
          <w:szCs w:val="28"/>
        </w:rPr>
        <w:t xml:space="preserve">1 </w:t>
      </w:r>
      <w:r w:rsidRPr="7D46CCEA">
        <w:rPr>
          <w:b/>
          <w:bCs/>
          <w:i/>
          <w:iCs/>
          <w:sz w:val="28"/>
          <w:szCs w:val="28"/>
        </w:rPr>
        <w:t xml:space="preserve">năm </w:t>
      </w:r>
      <w:r w:rsidR="00FE5227" w:rsidRPr="7D46CCEA">
        <w:rPr>
          <w:b/>
          <w:bCs/>
          <w:i/>
          <w:iCs/>
          <w:sz w:val="28"/>
          <w:szCs w:val="28"/>
        </w:rPr>
        <w:t>202</w:t>
      </w:r>
      <w:r w:rsidR="71855F9C" w:rsidRPr="7D46CCEA">
        <w:rPr>
          <w:b/>
          <w:bCs/>
          <w:i/>
          <w:iCs/>
          <w:sz w:val="28"/>
          <w:szCs w:val="28"/>
        </w:rPr>
        <w:t>6</w:t>
      </w:r>
    </w:p>
    <w:p w14:paraId="5F77D905" w14:textId="77777777" w:rsidR="0006713F" w:rsidRDefault="0006713F" w:rsidP="008B3500">
      <w:pPr>
        <w:tabs>
          <w:tab w:val="left" w:pos="426"/>
          <w:tab w:val="left" w:pos="851"/>
          <w:tab w:val="left" w:pos="1276"/>
        </w:tabs>
        <w:spacing w:after="160" w:line="259" w:lineRule="auto"/>
        <w:rPr>
          <w:b/>
          <w:i/>
        </w:rPr>
      </w:pPr>
      <w:r>
        <w:rPr>
          <w:b/>
          <w:i/>
        </w:rPr>
        <w:br w:type="page"/>
      </w:r>
    </w:p>
    <w:sdt>
      <w:sdtPr>
        <w:rPr>
          <w:rFonts w:ascii="Times New Roman" w:eastAsia="Times New Roman" w:hAnsi="Times New Roman" w:cs="Times New Roman"/>
          <w:color w:val="auto"/>
          <w:sz w:val="26"/>
          <w:szCs w:val="24"/>
        </w:rPr>
        <w:id w:val="298564754"/>
        <w:docPartObj>
          <w:docPartGallery w:val="Table of Contents"/>
          <w:docPartUnique/>
        </w:docPartObj>
      </w:sdtPr>
      <w:sdtContent>
        <w:p w14:paraId="67B3F04A" w14:textId="3E6E1257" w:rsidR="00F83C18" w:rsidRDefault="00F83C18">
          <w:pPr>
            <w:pStyle w:val="TOCHeading"/>
          </w:pPr>
        </w:p>
        <w:p w14:paraId="7A65A4A1" w14:textId="63927002" w:rsidR="004F3F94" w:rsidRDefault="004F3F94" w:rsidP="26B5A676">
          <w:pPr>
            <w:pStyle w:val="TOC2"/>
            <w:tabs>
              <w:tab w:val="right" w:leader="dot" w:pos="9615"/>
            </w:tabs>
            <w:rPr>
              <w:rStyle w:val="Hyperlink"/>
              <w:noProof/>
              <w:kern w:val="2"/>
              <w14:ligatures w14:val="standardContextual"/>
            </w:rPr>
          </w:pPr>
          <w:r>
            <w:fldChar w:fldCharType="begin"/>
          </w:r>
          <w:r w:rsidR="00F83C18">
            <w:instrText>TOC \o "1-3" \z \u \h</w:instrText>
          </w:r>
          <w:r>
            <w:fldChar w:fldCharType="separate"/>
          </w:r>
          <w:hyperlink w:anchor="_Toc1433459747">
            <w:r w:rsidR="26B5A676" w:rsidRPr="26B5A676">
              <w:rPr>
                <w:rStyle w:val="Hyperlink"/>
              </w:rPr>
              <w:t>1. Giới thiệu</w:t>
            </w:r>
            <w:r w:rsidR="00F83C18">
              <w:tab/>
            </w:r>
            <w:r w:rsidR="00F83C18">
              <w:fldChar w:fldCharType="begin"/>
            </w:r>
            <w:r w:rsidR="00F83C18">
              <w:instrText>PAGEREF _Toc1433459747 \h</w:instrText>
            </w:r>
            <w:r w:rsidR="00F83C18">
              <w:fldChar w:fldCharType="separate"/>
            </w:r>
            <w:r w:rsidR="26B5A676" w:rsidRPr="26B5A676">
              <w:rPr>
                <w:rStyle w:val="Hyperlink"/>
              </w:rPr>
              <w:t>3</w:t>
            </w:r>
            <w:r w:rsidR="00F83C18">
              <w:fldChar w:fldCharType="end"/>
            </w:r>
          </w:hyperlink>
        </w:p>
        <w:p w14:paraId="28699DC4" w14:textId="70A418DC" w:rsidR="004F3F94" w:rsidRDefault="00000000" w:rsidP="26B5A676">
          <w:pPr>
            <w:pStyle w:val="TOC2"/>
            <w:tabs>
              <w:tab w:val="right" w:leader="dot" w:pos="9615"/>
            </w:tabs>
            <w:rPr>
              <w:rStyle w:val="Hyperlink"/>
              <w:noProof/>
              <w:kern w:val="2"/>
              <w14:ligatures w14:val="standardContextual"/>
            </w:rPr>
          </w:pPr>
          <w:hyperlink w:anchor="_Toc571008290">
            <w:r w:rsidR="26B5A676" w:rsidRPr="26B5A676">
              <w:rPr>
                <w:rStyle w:val="Hyperlink"/>
              </w:rPr>
              <w:t>2. Mục tiêu và phạm vi đề tài:</w:t>
            </w:r>
            <w:r w:rsidR="004F3F94">
              <w:tab/>
            </w:r>
            <w:r w:rsidR="004F3F94">
              <w:fldChar w:fldCharType="begin"/>
            </w:r>
            <w:r w:rsidR="004F3F94">
              <w:instrText>PAGEREF _Toc571008290 \h</w:instrText>
            </w:r>
            <w:r w:rsidR="004F3F94">
              <w:fldChar w:fldCharType="separate"/>
            </w:r>
            <w:r w:rsidR="26B5A676" w:rsidRPr="26B5A676">
              <w:rPr>
                <w:rStyle w:val="Hyperlink"/>
              </w:rPr>
              <w:t>3</w:t>
            </w:r>
            <w:r w:rsidR="004F3F94">
              <w:fldChar w:fldCharType="end"/>
            </w:r>
          </w:hyperlink>
        </w:p>
        <w:p w14:paraId="76D6239E" w14:textId="3E4C521F" w:rsidR="004F3F94" w:rsidRDefault="00000000" w:rsidP="26B5A676">
          <w:pPr>
            <w:pStyle w:val="TOC2"/>
            <w:tabs>
              <w:tab w:val="right" w:leader="dot" w:pos="9615"/>
            </w:tabs>
            <w:rPr>
              <w:rStyle w:val="Hyperlink"/>
              <w:noProof/>
              <w:kern w:val="2"/>
              <w14:ligatures w14:val="standardContextual"/>
            </w:rPr>
          </w:pPr>
          <w:hyperlink w:anchor="_Toc1843561506">
            <w:r w:rsidR="26B5A676" w:rsidRPr="26B5A676">
              <w:rPr>
                <w:rStyle w:val="Hyperlink"/>
              </w:rPr>
              <w:t>3. Cơ sở lý thuyết:</w:t>
            </w:r>
            <w:r w:rsidR="004F3F94">
              <w:tab/>
            </w:r>
            <w:r w:rsidR="004F3F94">
              <w:fldChar w:fldCharType="begin"/>
            </w:r>
            <w:r w:rsidR="004F3F94">
              <w:instrText>PAGEREF _Toc1843561506 \h</w:instrText>
            </w:r>
            <w:r w:rsidR="004F3F94">
              <w:fldChar w:fldCharType="separate"/>
            </w:r>
            <w:r w:rsidR="26B5A676" w:rsidRPr="26B5A676">
              <w:rPr>
                <w:rStyle w:val="Hyperlink"/>
              </w:rPr>
              <w:t>4</w:t>
            </w:r>
            <w:r w:rsidR="004F3F94">
              <w:fldChar w:fldCharType="end"/>
            </w:r>
          </w:hyperlink>
        </w:p>
        <w:p w14:paraId="1021662D" w14:textId="3981178D" w:rsidR="004F3F94" w:rsidRDefault="00000000" w:rsidP="26B5A676">
          <w:pPr>
            <w:pStyle w:val="TOC3"/>
            <w:tabs>
              <w:tab w:val="right" w:leader="dot" w:pos="9615"/>
            </w:tabs>
            <w:rPr>
              <w:rStyle w:val="Hyperlink"/>
              <w:noProof/>
              <w:kern w:val="2"/>
              <w14:ligatures w14:val="standardContextual"/>
            </w:rPr>
          </w:pPr>
          <w:hyperlink w:anchor="_Toc1346020046">
            <w:r w:rsidR="26B5A676" w:rsidRPr="26B5A676">
              <w:rPr>
                <w:rStyle w:val="Hyperlink"/>
              </w:rPr>
              <w:t>3.1 Bài toán phân tích cảm xúc từ văn bản:</w:t>
            </w:r>
            <w:r w:rsidR="004F3F94">
              <w:tab/>
            </w:r>
            <w:r w:rsidR="004F3F94">
              <w:fldChar w:fldCharType="begin"/>
            </w:r>
            <w:r w:rsidR="004F3F94">
              <w:instrText>PAGEREF _Toc1346020046 \h</w:instrText>
            </w:r>
            <w:r w:rsidR="004F3F94">
              <w:fldChar w:fldCharType="separate"/>
            </w:r>
            <w:r w:rsidR="26B5A676" w:rsidRPr="26B5A676">
              <w:rPr>
                <w:rStyle w:val="Hyperlink"/>
              </w:rPr>
              <w:t>4</w:t>
            </w:r>
            <w:r w:rsidR="004F3F94">
              <w:fldChar w:fldCharType="end"/>
            </w:r>
          </w:hyperlink>
        </w:p>
        <w:p w14:paraId="6C5996E6" w14:textId="2999E2C4" w:rsidR="004F3F94" w:rsidRDefault="00000000" w:rsidP="26B5A676">
          <w:pPr>
            <w:pStyle w:val="TOC3"/>
            <w:tabs>
              <w:tab w:val="right" w:leader="dot" w:pos="9615"/>
            </w:tabs>
            <w:rPr>
              <w:rStyle w:val="Hyperlink"/>
              <w:noProof/>
              <w:kern w:val="2"/>
              <w14:ligatures w14:val="standardContextual"/>
            </w:rPr>
          </w:pPr>
          <w:hyperlink w:anchor="_Toc2131928670">
            <w:r w:rsidR="26B5A676" w:rsidRPr="26B5A676">
              <w:rPr>
                <w:rStyle w:val="Hyperlink"/>
              </w:rPr>
              <w:t>3.2 Mạng GRU hai chiều (Bi-directional GRU):</w:t>
            </w:r>
            <w:r w:rsidR="004F3F94">
              <w:tab/>
            </w:r>
            <w:r w:rsidR="004F3F94">
              <w:fldChar w:fldCharType="begin"/>
            </w:r>
            <w:r w:rsidR="004F3F94">
              <w:instrText>PAGEREF _Toc2131928670 \h</w:instrText>
            </w:r>
            <w:r w:rsidR="004F3F94">
              <w:fldChar w:fldCharType="separate"/>
            </w:r>
            <w:r w:rsidR="26B5A676" w:rsidRPr="26B5A676">
              <w:rPr>
                <w:rStyle w:val="Hyperlink"/>
              </w:rPr>
              <w:t>4</w:t>
            </w:r>
            <w:r w:rsidR="004F3F94">
              <w:fldChar w:fldCharType="end"/>
            </w:r>
          </w:hyperlink>
        </w:p>
        <w:p w14:paraId="43FEEB7E" w14:textId="075EAAEF" w:rsidR="004F3F94" w:rsidRDefault="00000000" w:rsidP="26B5A676">
          <w:pPr>
            <w:pStyle w:val="TOC2"/>
            <w:tabs>
              <w:tab w:val="right" w:leader="dot" w:pos="9615"/>
            </w:tabs>
            <w:rPr>
              <w:rStyle w:val="Hyperlink"/>
              <w:noProof/>
              <w:kern w:val="2"/>
              <w14:ligatures w14:val="standardContextual"/>
            </w:rPr>
          </w:pPr>
          <w:hyperlink w:anchor="_Toc548713573">
            <w:r w:rsidR="26B5A676" w:rsidRPr="26B5A676">
              <w:rPr>
                <w:rStyle w:val="Hyperlink"/>
              </w:rPr>
              <w:t>4. Tổng quan giải pháp:</w:t>
            </w:r>
            <w:r w:rsidR="004F3F94">
              <w:tab/>
            </w:r>
            <w:r w:rsidR="004F3F94">
              <w:fldChar w:fldCharType="begin"/>
            </w:r>
            <w:r w:rsidR="004F3F94">
              <w:instrText>PAGEREF _Toc548713573 \h</w:instrText>
            </w:r>
            <w:r w:rsidR="004F3F94">
              <w:fldChar w:fldCharType="separate"/>
            </w:r>
            <w:r w:rsidR="26B5A676" w:rsidRPr="26B5A676">
              <w:rPr>
                <w:rStyle w:val="Hyperlink"/>
              </w:rPr>
              <w:t>4</w:t>
            </w:r>
            <w:r w:rsidR="004F3F94">
              <w:fldChar w:fldCharType="end"/>
            </w:r>
          </w:hyperlink>
        </w:p>
        <w:p w14:paraId="259D1705" w14:textId="201630BB" w:rsidR="004F3F94" w:rsidRDefault="00000000" w:rsidP="26B5A676">
          <w:pPr>
            <w:pStyle w:val="TOC2"/>
            <w:tabs>
              <w:tab w:val="right" w:leader="dot" w:pos="9615"/>
            </w:tabs>
            <w:rPr>
              <w:rStyle w:val="Hyperlink"/>
              <w:noProof/>
              <w:kern w:val="2"/>
              <w14:ligatures w14:val="standardContextual"/>
            </w:rPr>
          </w:pPr>
          <w:hyperlink w:anchor="_Toc1061155616">
            <w:r w:rsidR="26B5A676" w:rsidRPr="26B5A676">
              <w:rPr>
                <w:rStyle w:val="Hyperlink"/>
              </w:rPr>
              <w:t>5. Kết luận</w:t>
            </w:r>
            <w:r w:rsidR="004F3F94">
              <w:tab/>
            </w:r>
            <w:r w:rsidR="004F3F94">
              <w:fldChar w:fldCharType="begin"/>
            </w:r>
            <w:r w:rsidR="004F3F94">
              <w:instrText>PAGEREF _Toc1061155616 \h</w:instrText>
            </w:r>
            <w:r w:rsidR="004F3F94">
              <w:fldChar w:fldCharType="separate"/>
            </w:r>
            <w:r w:rsidR="26B5A676" w:rsidRPr="26B5A676">
              <w:rPr>
                <w:rStyle w:val="Hyperlink"/>
              </w:rPr>
              <w:t>6</w:t>
            </w:r>
            <w:r w:rsidR="004F3F94">
              <w:fldChar w:fldCharType="end"/>
            </w:r>
          </w:hyperlink>
        </w:p>
        <w:p w14:paraId="1688D0EB" w14:textId="17F44003" w:rsidR="004F3F94" w:rsidRDefault="00000000" w:rsidP="26B5A676">
          <w:pPr>
            <w:pStyle w:val="TOC2"/>
            <w:tabs>
              <w:tab w:val="right" w:leader="dot" w:pos="9615"/>
            </w:tabs>
            <w:rPr>
              <w:rStyle w:val="Hyperlink"/>
              <w:noProof/>
              <w:kern w:val="2"/>
              <w14:ligatures w14:val="standardContextual"/>
            </w:rPr>
          </w:pPr>
          <w:hyperlink w:anchor="_Toc321307304">
            <w:r w:rsidR="26B5A676" w:rsidRPr="26B5A676">
              <w:rPr>
                <w:rStyle w:val="Hyperlink"/>
              </w:rPr>
              <w:t>6. Tài liệu tham khảo</w:t>
            </w:r>
            <w:r w:rsidR="004F3F94">
              <w:tab/>
            </w:r>
            <w:r w:rsidR="004F3F94">
              <w:fldChar w:fldCharType="begin"/>
            </w:r>
            <w:r w:rsidR="004F3F94">
              <w:instrText>PAGEREF _Toc321307304 \h</w:instrText>
            </w:r>
            <w:r w:rsidR="004F3F94">
              <w:fldChar w:fldCharType="separate"/>
            </w:r>
            <w:r w:rsidR="26B5A676" w:rsidRPr="26B5A676">
              <w:rPr>
                <w:rStyle w:val="Hyperlink"/>
              </w:rPr>
              <w:t>7</w:t>
            </w:r>
            <w:r w:rsidR="004F3F94">
              <w:fldChar w:fldCharType="end"/>
            </w:r>
          </w:hyperlink>
          <w:r w:rsidR="004F3F94">
            <w:fldChar w:fldCharType="end"/>
          </w:r>
        </w:p>
      </w:sdtContent>
    </w:sdt>
    <w:p w14:paraId="7D16272A" w14:textId="2743D22A" w:rsidR="00F83C18" w:rsidRDefault="00F83C18"/>
    <w:p w14:paraId="4B7410B2" w14:textId="56B7E168" w:rsidR="0006713F" w:rsidRPr="00F83C18" w:rsidRDefault="0006713F" w:rsidP="008B3500">
      <w:pPr>
        <w:pStyle w:val="Heading1"/>
        <w:tabs>
          <w:tab w:val="left" w:pos="426"/>
          <w:tab w:val="left" w:pos="851"/>
          <w:tab w:val="left" w:pos="1276"/>
        </w:tabs>
        <w:rPr>
          <w:bCs/>
          <w:iCs/>
          <w:szCs w:val="32"/>
          <w:lang w:val="en-US"/>
        </w:rPr>
      </w:pPr>
    </w:p>
    <w:p w14:paraId="6B3F5D20" w14:textId="7043C73C" w:rsidR="0006713F" w:rsidRPr="00F83C18" w:rsidRDefault="0006713F" w:rsidP="008B3500">
      <w:pPr>
        <w:tabs>
          <w:tab w:val="left" w:pos="426"/>
          <w:tab w:val="left" w:pos="851"/>
          <w:tab w:val="left" w:pos="1276"/>
        </w:tabs>
        <w:spacing w:after="160" w:line="259" w:lineRule="auto"/>
        <w:rPr>
          <w:b/>
          <w:iCs/>
          <w:lang w:val="vi-VN"/>
        </w:rPr>
      </w:pPr>
      <w:r>
        <w:rPr>
          <w:b/>
          <w:iCs/>
        </w:rPr>
        <w:br w:type="page"/>
      </w:r>
    </w:p>
    <w:p w14:paraId="54E63F89" w14:textId="77777777" w:rsidR="00A55464" w:rsidRDefault="00A55464" w:rsidP="008B3500">
      <w:pPr>
        <w:tabs>
          <w:tab w:val="left" w:pos="426"/>
          <w:tab w:val="left" w:pos="851"/>
          <w:tab w:val="left" w:pos="1276"/>
        </w:tabs>
        <w:ind w:firstLine="426"/>
        <w:jc w:val="both"/>
        <w:rPr>
          <w:lang w:val="vi-VN"/>
        </w:rPr>
      </w:pPr>
    </w:p>
    <w:p w14:paraId="5D6C12B8" w14:textId="57BE7124" w:rsidR="00B01FA3" w:rsidRDefault="00B01FA3" w:rsidP="008B3500">
      <w:pPr>
        <w:tabs>
          <w:tab w:val="left" w:pos="426"/>
          <w:tab w:val="left" w:pos="851"/>
          <w:tab w:val="left" w:pos="1276"/>
        </w:tabs>
        <w:spacing w:after="160" w:line="259" w:lineRule="auto"/>
        <w:rPr>
          <w:b/>
          <w:iCs/>
          <w:sz w:val="32"/>
          <w:szCs w:val="32"/>
          <w:lang w:val="vi-VN"/>
        </w:rPr>
      </w:pPr>
    </w:p>
    <w:p w14:paraId="74AA026B" w14:textId="499449A2" w:rsidR="00B01FA3" w:rsidRPr="00212F6A" w:rsidRDefault="00F06513" w:rsidP="00F06513">
      <w:pPr>
        <w:pStyle w:val="Heading2"/>
      </w:pPr>
      <w:bookmarkStart w:id="1" w:name="_Toc1433459747"/>
      <w:r>
        <w:t>1. Giới thiệu</w:t>
      </w:r>
      <w:bookmarkEnd w:id="1"/>
    </w:p>
    <w:p w14:paraId="13B85012" w14:textId="13EEEF2A" w:rsidR="22B9CB12" w:rsidRDefault="22B9CB12" w:rsidP="7D46CCEA">
      <w:pPr>
        <w:tabs>
          <w:tab w:val="left" w:pos="426"/>
          <w:tab w:val="left" w:pos="851"/>
          <w:tab w:val="left" w:pos="1276"/>
        </w:tabs>
        <w:spacing w:after="120"/>
        <w:ind w:firstLine="426"/>
        <w:jc w:val="both"/>
      </w:pPr>
      <w:r w:rsidRPr="7D46CCEA">
        <w:rPr>
          <w:sz w:val="28"/>
          <w:szCs w:val="28"/>
        </w:rPr>
        <w:t>Trong những năm gần đây, cùng với sự phát triển mạnh mẽ của Internet và các nền tảng số, lượng dữ liệu văn bản do người dùng tạo ra ngày càng gia tăng nhanh chóng về cả quy mô và tốc độ. Các bình luận trên mạng xã hội, đánh giá sản phẩm trên các sàn thương mại điện tử, phản hồi của khách hàng đối với dịch vụ trực tuyến hay nội dung trao đổi trên các diễn đàn đều chứa đựng những thông tin cảm xúc quan trọng. Những thông tin này có giá trị lớn trong việc phản ánh quan điểm, mức độ hài lòng và xu hướng tâm lý của người dùng. Tuy nhiên, do khối lượng dữ liệu quá lớn và liên tục thay đổi, việc phân tích cảm xúc bằng phương pháp thủ công trở nên tốn kém thời gian, công sức và khó đảm bảo tính khách quan.</w:t>
      </w:r>
    </w:p>
    <w:p w14:paraId="5FBA7ACD" w14:textId="4726E7CD" w:rsidR="22B9CB12" w:rsidRDefault="1085C284" w:rsidP="5A710723">
      <w:pPr>
        <w:tabs>
          <w:tab w:val="left" w:pos="426"/>
          <w:tab w:val="left" w:pos="851"/>
          <w:tab w:val="left" w:pos="1276"/>
        </w:tabs>
        <w:spacing w:after="120"/>
        <w:ind w:firstLine="426"/>
        <w:jc w:val="both"/>
        <w:rPr>
          <w:sz w:val="28"/>
          <w:szCs w:val="28"/>
        </w:rPr>
      </w:pPr>
      <w:r w:rsidRPr="5A710723">
        <w:rPr>
          <w:sz w:val="28"/>
          <w:szCs w:val="28"/>
        </w:rPr>
        <w:t>Từ thực tiễn đó, bài toán phân tích cảm xúc từ văn bản đặt ra như một nhu cầu cấp thiết trong nhiều lĩnh vực khác nhau. Nếu bài toán này được giải quyết hiệu quả, các tổ chức và doanh nghiệp có thể nhanh chóng nắm bắt phản hồi của người dùng, từ đó cải thiện chất lượng sản phẩm, dịch vụ và nâng cao trải nghiệm khách hàng.</w:t>
      </w:r>
    </w:p>
    <w:p w14:paraId="74F508DE" w14:textId="6BEDB548" w:rsidR="00F2466F" w:rsidRDefault="167EE5E3" w:rsidP="00F2466F">
      <w:pPr>
        <w:pStyle w:val="Heading2"/>
      </w:pPr>
      <w:bookmarkStart w:id="2" w:name="_Toc571008290"/>
      <w:r>
        <w:t>2</w:t>
      </w:r>
      <w:r w:rsidR="6D6E542E">
        <w:t>. Mục tiêu và phạm vi đề tài</w:t>
      </w:r>
      <w:r>
        <w:t>:</w:t>
      </w:r>
      <w:bookmarkEnd w:id="2"/>
    </w:p>
    <w:p w14:paraId="623A7CED" w14:textId="3AA61C68" w:rsidR="001F7D69" w:rsidRPr="005A5E03" w:rsidRDefault="210B6ADE" w:rsidP="00871F29">
      <w:pPr>
        <w:ind w:firstLine="720"/>
        <w:rPr>
          <w:sz w:val="28"/>
          <w:szCs w:val="28"/>
        </w:rPr>
      </w:pPr>
      <w:r w:rsidRPr="5A710723">
        <w:rPr>
          <w:sz w:val="28"/>
          <w:szCs w:val="28"/>
        </w:rPr>
        <w:t>Mục tiêu của đề tài là xây dựng một hệ thống phân tích cảm xúc từ văn bản tiếng Anh có khả năng dự đoán cảm xúc với độ chính xác cao, đồng thời được triển khai dưới dạng ứng dụng phần mềm trực quan, dễ sử dụng. Đề tài hướng tới việc khắc phục hạn chế về khả năng hiểu ngữ cảnh của văn bản, đồng thời giải quyết bài toán triển khai mô hình học máy vào các môi trường ứng dụng thực tế. Phần mềm được phát triển cần đáp ứng các chức năng chính như: cho phép người dùng nhập văn bản, tự động phân tích và dự đoán cảm xúc tương ứng, hiển thị kết quả dự đoán cùng với mức độ xác suất của từng cảm xúc, và có thể chạy ổn định trên các nền tảng phổ biến.</w:t>
      </w:r>
    </w:p>
    <w:p w14:paraId="7A346635" w14:textId="4F901902" w:rsidR="00C02C87" w:rsidRPr="005A5E03" w:rsidRDefault="210B6ADE" w:rsidP="001F7D69">
      <w:pPr>
        <w:ind w:firstLine="720"/>
        <w:rPr>
          <w:sz w:val="28"/>
          <w:szCs w:val="28"/>
        </w:rPr>
      </w:pPr>
      <w:r w:rsidRPr="5A710723">
        <w:rPr>
          <w:sz w:val="28"/>
          <w:szCs w:val="28"/>
        </w:rPr>
        <w:t>Để đạt được các mục tiêu trên, đề tài lựa chọn định hướng giải quyết bài toán dựa trên các mô hình học sâu cho xử lý ngôn ngữ tự nhiên, cụ thể là mạng nơ-ron hồi tiếp hai chiều (Bi-directional GRU). Mô hình này được lựa chọn do khả năng khai thác thông tin ngữ cảnh theo cả hai chiều của chuỗi văn bản, giúp cải thiện hiệu quả trong các bài toán phân loại cảm xúc. Trên cơ sở định hướng đó, giải pháp của đề tài là xây dựng, huấn luyện và đánh giá một mô hình phân tích cảm xúc, sau đó triển khai mô hình vào các ứng dụng phần mềm để phục vụ người dùng cuối.</w:t>
      </w:r>
    </w:p>
    <w:p w14:paraId="087B0D05" w14:textId="60292528" w:rsidR="00C02C87" w:rsidRPr="005A5E03" w:rsidRDefault="210B6ADE" w:rsidP="5A710723">
      <w:pPr>
        <w:ind w:firstLine="720"/>
        <w:rPr>
          <w:sz w:val="28"/>
          <w:szCs w:val="28"/>
        </w:rPr>
      </w:pPr>
      <w:r w:rsidRPr="5A710723">
        <w:rPr>
          <w:sz w:val="28"/>
          <w:szCs w:val="28"/>
        </w:rPr>
        <w:t>Đóng góp chính của đồ án là việc xây dựng thành công một hệ thống phân tích cảm xúc hoàn chỉnh, kết hợp giữa mô hình học sâu và ứng dụng phần mềm thực tế</w:t>
      </w:r>
      <w:r w:rsidR="0F0BB907" w:rsidRPr="5A710723">
        <w:rPr>
          <w:sz w:val="28"/>
          <w:szCs w:val="28"/>
        </w:rPr>
        <w:t xml:space="preserve">, </w:t>
      </w:r>
      <w:r w:rsidRPr="5A710723">
        <w:rPr>
          <w:sz w:val="28"/>
          <w:szCs w:val="28"/>
        </w:rPr>
        <w:t xml:space="preserve"> </w:t>
      </w:r>
      <w:r w:rsidRPr="5A710723">
        <w:rPr>
          <w:sz w:val="28"/>
          <w:szCs w:val="28"/>
        </w:rPr>
        <w:lastRenderedPageBreak/>
        <w:t>tạo tiền đề cho việc mở rộng và phát triển các hệ thống phân tích cảm xúc trong tương lai.</w:t>
      </w:r>
    </w:p>
    <w:p w14:paraId="02551FAD" w14:textId="1DAABCC2" w:rsidR="00C02C87" w:rsidRPr="005A5E03" w:rsidRDefault="00C02C87" w:rsidP="5A710723"/>
    <w:p w14:paraId="4D62FF2F" w14:textId="0ECACAFC" w:rsidR="00B01FA3" w:rsidRDefault="13BF3BB8" w:rsidP="5A710723">
      <w:pPr>
        <w:pStyle w:val="Heading2"/>
      </w:pPr>
      <w:bookmarkStart w:id="3" w:name="_Toc1843561506"/>
      <w:r>
        <w:t xml:space="preserve">3. </w:t>
      </w:r>
      <w:r w:rsidR="448219D7">
        <w:t>Cơ sở lý thuyết:</w:t>
      </w:r>
      <w:bookmarkEnd w:id="3"/>
    </w:p>
    <w:p w14:paraId="0780F626" w14:textId="4D99BD3E" w:rsidR="00B01FA3" w:rsidRPr="00F83C18" w:rsidRDefault="26C261EB" w:rsidP="00F94ECB">
      <w:pPr>
        <w:pStyle w:val="Heading3"/>
      </w:pPr>
      <w:bookmarkStart w:id="4" w:name="_Toc1346020046"/>
      <w:r>
        <w:t xml:space="preserve">3.1 </w:t>
      </w:r>
      <w:r w:rsidR="2D1EE2CA">
        <w:t>Bài toán phân tích cảm xúc từ văn bản</w:t>
      </w:r>
      <w:r>
        <w:t>:</w:t>
      </w:r>
      <w:bookmarkEnd w:id="4"/>
    </w:p>
    <w:p w14:paraId="3B10C01D" w14:textId="7FEFE54E" w:rsidR="0745B034" w:rsidRDefault="0745B034" w:rsidP="5A710723">
      <w:pPr>
        <w:ind w:firstLine="720"/>
      </w:pPr>
      <w:r w:rsidRPr="5A710723">
        <w:rPr>
          <w:sz w:val="28"/>
          <w:szCs w:val="28"/>
        </w:rPr>
        <w:t>Phân tích cảm xúc từ văn bản (Emotion Analysis) là một nhánh quan trọng của xử lý ngôn ngữ tự nhiên, nhằm xác định trạng thái cảm xúc hoặc thái độ của người viết thông qua nội dung văn bản. Trong phạm vi đề tài, bài toán được đặt ra là phân loại một đoạn văn bản đầu vào vào một trong các nhóm cảm xúc xác định trước như buồn bã, vui vẻ, tức giận, sợ hãi, yêu thương và ngạc nhiên.</w:t>
      </w:r>
    </w:p>
    <w:p w14:paraId="1FD377FC" w14:textId="53909170" w:rsidR="003B3C04" w:rsidRPr="00F83C18" w:rsidRDefault="01F8D742" w:rsidP="00E11453">
      <w:pPr>
        <w:pStyle w:val="Heading3"/>
      </w:pPr>
      <w:bookmarkStart w:id="5" w:name="_Toc2131928670"/>
      <w:r>
        <w:t xml:space="preserve">3.2 </w:t>
      </w:r>
      <w:r w:rsidR="4D9559D9" w:rsidRPr="26B5A676">
        <w:t>Mạng GRU hai chiều (Bi-directional GRU)</w:t>
      </w:r>
      <w:r w:rsidR="530EC411">
        <w:t>:</w:t>
      </w:r>
      <w:bookmarkEnd w:id="5"/>
    </w:p>
    <w:p w14:paraId="7660FD74" w14:textId="580C112E" w:rsidR="00871F29" w:rsidRDefault="00871F29" w:rsidP="5A710723">
      <w:pPr>
        <w:spacing w:before="240" w:after="240" w:line="259" w:lineRule="auto"/>
        <w:ind w:firstLine="720"/>
        <w:rPr>
          <w:ins w:id="6" w:author="Nguyen Quang" w:date="2026-01-27T00:19:00Z"/>
          <w:noProof/>
          <w14:ligatures w14:val="standardContextual"/>
        </w:rPr>
      </w:pPr>
      <w:ins w:id="7" w:author="Nguyen Quang" w:date="2026-01-27T00:19:00Z">
        <w:r w:rsidRPr="00871F29">
          <w:rPr>
            <w:noProof/>
            <w:sz w:val="28"/>
            <w:szCs w:val="28"/>
          </w:rPr>
          <w:drawing>
            <wp:anchor distT="0" distB="0" distL="114300" distR="114300" simplePos="0" relativeHeight="251659264" behindDoc="0" locked="0" layoutInCell="1" allowOverlap="1" wp14:anchorId="67C9B194" wp14:editId="61FC03FA">
              <wp:simplePos x="0" y="0"/>
              <wp:positionH relativeFrom="margin">
                <wp:align>left</wp:align>
              </wp:positionH>
              <wp:positionV relativeFrom="paragraph">
                <wp:posOffset>2176145</wp:posOffset>
              </wp:positionV>
              <wp:extent cx="6120130" cy="234251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342515"/>
                      </a:xfrm>
                      <a:prstGeom prst="rect">
                        <a:avLst/>
                      </a:prstGeom>
                    </pic:spPr>
                  </pic:pic>
                </a:graphicData>
              </a:graphic>
            </wp:anchor>
          </w:drawing>
        </w:r>
      </w:ins>
      <w:r w:rsidR="0264AE9D" w:rsidRPr="5A710723">
        <w:rPr>
          <w:sz w:val="28"/>
          <w:szCs w:val="28"/>
        </w:rPr>
        <w:t xml:space="preserve">Trong đề tài này, mô hình GRU hai chiều được lựa chọn để giải quyết bài toán phân tích cảm xúc. </w:t>
      </w:r>
      <w:ins w:id="8" w:author="Nguyen Quang" w:date="2026-01-26T23:32:00Z">
        <w:r w:rsidR="001F7D69" w:rsidRPr="001F7D69">
          <w:rPr>
            <w:sz w:val="28"/>
            <w:szCs w:val="28"/>
          </w:rPr>
          <w:t>BiGRU là sự kết hợp của hai lớp GRU độc lập hoạt động song song trên cùng một dữ liệu đầu vào nhưng theo hai hướng ngược nhau: một lớp xử lý thông tin theo chiều xuôi (từ đầu câu đến cuối câu) để nắm bắt quá khứ, và lớp còn lại xử lý theo chiều ngược (từ cuối câu về đầu câu) để khai thác thông tin tương lai. Kết quả đầu ra của hai luồng này được hợp nhất lại, giúp mô hình tại mỗi thời điểm không chỉ hiểu từ dựa trên các từ đứng trước mà còn dựa trên ngữ cảnh của các từ đứng sau nó.</w:t>
        </w:r>
      </w:ins>
      <w:ins w:id="9" w:author="Nguyen Quang" w:date="2026-01-27T00:19:00Z">
        <w:r w:rsidRPr="00871F29">
          <w:rPr>
            <w:noProof/>
            <w14:ligatures w14:val="standardContextual"/>
          </w:rPr>
          <w:t xml:space="preserve"> </w:t>
        </w:r>
      </w:ins>
    </w:p>
    <w:p w14:paraId="60CAB4EE" w14:textId="6F8CA5F6" w:rsidR="001F7D69" w:rsidRDefault="001F7D69">
      <w:pPr>
        <w:spacing w:before="240" w:after="240" w:line="259" w:lineRule="auto"/>
        <w:rPr>
          <w:ins w:id="10" w:author="Nguyen Quang" w:date="2026-01-26T23:33:00Z"/>
          <w:sz w:val="28"/>
          <w:szCs w:val="28"/>
        </w:rPr>
        <w:pPrChange w:id="11" w:author="Nguyen Quang" w:date="2026-01-27T00:19:00Z">
          <w:pPr>
            <w:spacing w:before="240" w:after="240" w:line="259" w:lineRule="auto"/>
            <w:ind w:firstLine="720"/>
          </w:pPr>
        </w:pPrChange>
      </w:pPr>
    </w:p>
    <w:p w14:paraId="13B0BCAC" w14:textId="427E0011" w:rsidR="00AC17BF" w:rsidDel="001F7D69" w:rsidRDefault="001F7D69">
      <w:pPr>
        <w:spacing w:before="240" w:after="240" w:line="259" w:lineRule="auto"/>
        <w:ind w:firstLine="720"/>
        <w:rPr>
          <w:del w:id="12" w:author="Nguyen Quang" w:date="2026-01-26T23:32:00Z"/>
          <w:sz w:val="28"/>
          <w:szCs w:val="28"/>
        </w:rPr>
      </w:pPr>
      <w:ins w:id="13" w:author="Nguyen Quang" w:date="2026-01-26T23:32:00Z">
        <w:r w:rsidRPr="001F7D69">
          <w:rPr>
            <w:sz w:val="28"/>
            <w:szCs w:val="28"/>
          </w:rPr>
          <w:t xml:space="preserve">Cơ chế hai chiều này, kết hợp với các cổng kiểm soát thông tin (Update gate và Reset gate) đặc thù của GRU, cho phép hệ thống ghi nhớ các phụ thuộc dài hạn trong văn bản hiệu quả hơn RNN truyền thống, </w:t>
        </w:r>
      </w:ins>
      <w:del w:id="14" w:author="Nguyen Quang" w:date="2026-01-26T23:32:00Z">
        <w:r w:rsidR="0264AE9D" w:rsidRPr="5A710723" w:rsidDel="001F7D69">
          <w:rPr>
            <w:sz w:val="28"/>
            <w:szCs w:val="28"/>
          </w:rPr>
          <w:delText>Bi-directional GRU cho phép mô hình học thông tin ngữ cảnh theo cả hai chiều xuôi và ngược của chuỗi văn bản, từ đó nắm bắt được mối quan hệ đầy đủ hơn giữa các từ trong câu. Điều này đặc biệt quan trọng đối với bài toán phân loại cảm xúc, khi ý nghĩa của một từ có thể phụ thuộc vào các từ xuất hiện trước hoặc sau nó.</w:delText>
        </w:r>
      </w:del>
    </w:p>
    <w:p w14:paraId="2A38F33D" w14:textId="799D053E" w:rsidR="00AC17BF" w:rsidRDefault="0264AE9D" w:rsidP="00871F29">
      <w:pPr>
        <w:spacing w:before="240" w:after="240" w:line="259" w:lineRule="auto"/>
        <w:ind w:firstLine="720"/>
        <w:rPr>
          <w:b/>
          <w:bCs/>
          <w:sz w:val="32"/>
          <w:szCs w:val="32"/>
          <w:lang w:val="vi-VN"/>
        </w:rPr>
      </w:pPr>
      <w:r w:rsidRPr="5A710723">
        <w:rPr>
          <w:sz w:val="28"/>
          <w:szCs w:val="28"/>
        </w:rPr>
        <w:t xml:space="preserve">So với LSTM hai chiều, BiGRU có cấu trúc đơn giản hơn, số lượng tham số ít hơn và thời gian huấn luyện nhanh hơn, trong khi vẫn đạt hiệu quả </w:t>
      </w:r>
      <w:r w:rsidR="2379AE73" w:rsidRPr="5A710723">
        <w:rPr>
          <w:sz w:val="28"/>
          <w:szCs w:val="28"/>
        </w:rPr>
        <w:t xml:space="preserve">tương đối tốt </w:t>
      </w:r>
      <w:r w:rsidRPr="5A710723">
        <w:rPr>
          <w:sz w:val="28"/>
          <w:szCs w:val="28"/>
        </w:rPr>
        <w:t xml:space="preserve">trong nhiều bài toán xử lý ngôn ngữ tự nhiên. Do đó, </w:t>
      </w:r>
      <w:r w:rsidRPr="5A710723">
        <w:rPr>
          <w:sz w:val="28"/>
          <w:szCs w:val="28"/>
        </w:rPr>
        <w:lastRenderedPageBreak/>
        <w:t>BiGRU được lựa chọn như một giải pháp cân bằng giữa hiệu năng, độ chính xác và khả năng ứng dụng thực tế, phù hợp với mục tiêu của đề tài.</w:t>
      </w:r>
      <w:del w:id="15" w:author="Nguyen Quang" w:date="2026-01-27T00:23:00Z">
        <w:r w:rsidR="00E11453" w:rsidRPr="5A710723" w:rsidDel="00871F29">
          <w:rPr>
            <w:sz w:val="28"/>
            <w:szCs w:val="28"/>
          </w:rPr>
          <w:br w:type="page"/>
        </w:r>
      </w:del>
    </w:p>
    <w:p w14:paraId="08E0F04E" w14:textId="442244A3" w:rsidR="006F72B9" w:rsidRPr="00176E08" w:rsidRDefault="5710EE04" w:rsidP="00176E08">
      <w:pPr>
        <w:pStyle w:val="Heading2"/>
      </w:pPr>
      <w:bookmarkStart w:id="16" w:name="_Toc548713573"/>
      <w:r>
        <w:t xml:space="preserve">4. </w:t>
      </w:r>
      <w:r w:rsidR="681C88BE">
        <w:t>Tổng quan giải pháp:</w:t>
      </w:r>
      <w:bookmarkEnd w:id="16"/>
    </w:p>
    <w:p w14:paraId="4518D64B" w14:textId="6AF39EDE" w:rsidR="155B22E4" w:rsidRDefault="00871F29" w:rsidP="5A710723">
      <w:pPr>
        <w:tabs>
          <w:tab w:val="left" w:pos="426"/>
          <w:tab w:val="left" w:pos="851"/>
          <w:tab w:val="left" w:pos="1276"/>
        </w:tabs>
        <w:ind w:firstLine="720"/>
      </w:pPr>
      <w:r>
        <w:rPr>
          <w:noProof/>
        </w:rPr>
        <w:drawing>
          <wp:anchor distT="0" distB="0" distL="114300" distR="114300" simplePos="0" relativeHeight="251660288" behindDoc="0" locked="0" layoutInCell="1" allowOverlap="1" wp14:anchorId="503F8B79" wp14:editId="1F2292CD">
            <wp:simplePos x="0" y="0"/>
            <wp:positionH relativeFrom="margin">
              <wp:align>center</wp:align>
            </wp:positionH>
            <wp:positionV relativeFrom="paragraph">
              <wp:posOffset>862330</wp:posOffset>
            </wp:positionV>
            <wp:extent cx="4143920" cy="4263265"/>
            <wp:effectExtent l="0" t="0" r="9525" b="4445"/>
            <wp:wrapTopAndBottom/>
            <wp:docPr id="199021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50772" name="Picture 357350772"/>
                    <pic:cNvPicPr/>
                  </pic:nvPicPr>
                  <pic:blipFill>
                    <a:blip r:embed="rId9">
                      <a:extLst>
                        <a:ext uri="{28A0092B-C50C-407E-A947-70E740481C1C}">
                          <a14:useLocalDpi xmlns:a14="http://schemas.microsoft.com/office/drawing/2010/main" val="0"/>
                        </a:ext>
                      </a:extLst>
                    </a:blip>
                    <a:stretch>
                      <a:fillRect/>
                    </a:stretch>
                  </pic:blipFill>
                  <pic:spPr>
                    <a:xfrm>
                      <a:off x="0" y="0"/>
                      <a:ext cx="4143920" cy="4263265"/>
                    </a:xfrm>
                    <a:prstGeom prst="rect">
                      <a:avLst/>
                    </a:prstGeom>
                  </pic:spPr>
                </pic:pic>
              </a:graphicData>
            </a:graphic>
          </wp:anchor>
        </w:drawing>
      </w:r>
      <w:r w:rsidR="155B22E4" w:rsidRPr="26B5A676">
        <w:rPr>
          <w:rStyle w:val="fontstyle01"/>
          <w:rFonts w:eastAsiaTheme="majorEastAsia"/>
          <w:sz w:val="28"/>
          <w:szCs w:val="28"/>
        </w:rPr>
        <w:t>Giai đoạn đầu tiên là chuẩn bị dữ liệu. Hệ thống sử dụng bộ dữ liệu</w:t>
      </w:r>
      <w:r w:rsidR="15172E98" w:rsidRPr="26B5A676">
        <w:rPr>
          <w:rStyle w:val="fontstyle01"/>
          <w:rFonts w:eastAsiaTheme="majorEastAsia"/>
          <w:sz w:val="28"/>
          <w:szCs w:val="28"/>
        </w:rPr>
        <w:t xml:space="preserve"> có sẵn</w:t>
      </w:r>
      <w:r w:rsidR="155B22E4" w:rsidRPr="26B5A676">
        <w:rPr>
          <w:rStyle w:val="fontstyle01"/>
          <w:rFonts w:eastAsiaTheme="majorEastAsia"/>
          <w:sz w:val="28"/>
          <w:szCs w:val="28"/>
        </w:rPr>
        <w:t xml:space="preserve"> chứa hàng nghìn mẫu văn bản tiếng Anh từ Twitter, trong đó mỗi mẫu đã được gán nhãn tương ứng với một loại cảm xúc cụ thể. </w:t>
      </w:r>
    </w:p>
    <w:p w14:paraId="338E6DD5" w14:textId="553EF2C0" w:rsidR="155B22E4" w:rsidRDefault="155B22E4" w:rsidP="26B5A676">
      <w:pPr>
        <w:tabs>
          <w:tab w:val="left" w:pos="426"/>
          <w:tab w:val="left" w:pos="851"/>
          <w:tab w:val="left" w:pos="1276"/>
        </w:tabs>
        <w:ind w:firstLine="720"/>
        <w:rPr>
          <w:rStyle w:val="fontstyle01"/>
          <w:rFonts w:eastAsiaTheme="majorEastAsia"/>
          <w:sz w:val="28"/>
          <w:szCs w:val="28"/>
        </w:rPr>
      </w:pPr>
    </w:p>
    <w:p w14:paraId="54F71C90" w14:textId="77AE1033" w:rsidR="155B22E4" w:rsidRDefault="155B22E4" w:rsidP="5A710723">
      <w:pPr>
        <w:tabs>
          <w:tab w:val="left" w:pos="426"/>
          <w:tab w:val="left" w:pos="851"/>
          <w:tab w:val="left" w:pos="1276"/>
        </w:tabs>
        <w:ind w:firstLine="720"/>
      </w:pPr>
      <w:r w:rsidRPr="26B5A676">
        <w:rPr>
          <w:rStyle w:val="fontstyle01"/>
          <w:rFonts w:eastAsiaTheme="majorEastAsia"/>
          <w:sz w:val="28"/>
          <w:szCs w:val="28"/>
        </w:rPr>
        <w:t>Để đảm bảo mô hình học tập hiệu quả, dữ liệu thô sẽ trải qua bước tiền xử lý. Tại đây, các văn bản được làm sạch bằng cách loại bỏ các ký tự đặc biệt, chuyển đổi toàn bộ về dạng chữ thường</w:t>
      </w:r>
      <w:r w:rsidR="36225421" w:rsidRPr="26B5A676">
        <w:rPr>
          <w:rStyle w:val="fontstyle01"/>
          <w:rFonts w:eastAsiaTheme="majorEastAsia"/>
          <w:sz w:val="28"/>
          <w:szCs w:val="28"/>
        </w:rPr>
        <w:t>..</w:t>
      </w:r>
      <w:r w:rsidRPr="26B5A676">
        <w:rPr>
          <w:rStyle w:val="fontstyle01"/>
          <w:rFonts w:eastAsiaTheme="majorEastAsia"/>
          <w:sz w:val="28"/>
          <w:szCs w:val="28"/>
        </w:rPr>
        <w:t>. Sau đó, quá trình Tokenization sẽ diễn ra nhằm phân tách các câu thành những đơn vị từ riêng lẻ và mã hóa chúng thành các chuỗi số nguyên dựa trên bộ từ điển được xây dựng từ tập dữ liệu. Do độ dài của các câu không giống nhau, kỹ thuật Padding được áp dụng để đồng nhất kích thước đầu vào, đảm bảo tất cả các chuỗi vector đưa vào mạng nơ-ron đều có cùng độ dài.</w:t>
      </w:r>
    </w:p>
    <w:p w14:paraId="2291253D" w14:textId="2399C9EC" w:rsidR="57F701DA" w:rsidRDefault="57F701DA" w:rsidP="26B5A676">
      <w:pPr>
        <w:tabs>
          <w:tab w:val="left" w:pos="426"/>
          <w:tab w:val="left" w:pos="851"/>
          <w:tab w:val="left" w:pos="1276"/>
        </w:tabs>
        <w:ind w:firstLine="720"/>
      </w:pPr>
      <w:r w:rsidRPr="26B5A676">
        <w:rPr>
          <w:rStyle w:val="fontstyle01"/>
          <w:rFonts w:eastAsiaTheme="majorEastAsia"/>
          <w:sz w:val="28"/>
          <w:szCs w:val="28"/>
        </w:rPr>
        <w:t xml:space="preserve">Tiếp theo là quá </w:t>
      </w:r>
      <w:r w:rsidRPr="26B5A676">
        <w:rPr>
          <w:sz w:val="28"/>
          <w:szCs w:val="28"/>
        </w:rPr>
        <w:t>quá trình huấn luyện mô hình với kiến trúc mạng nơ-ron.</w:t>
      </w:r>
      <w:r w:rsidRPr="26B5A676">
        <w:rPr>
          <w:rStyle w:val="fontstyle01"/>
          <w:rFonts w:eastAsiaTheme="majorEastAsia"/>
          <w:sz w:val="28"/>
          <w:szCs w:val="28"/>
        </w:rPr>
        <w:t xml:space="preserve"> Mô hình được xây dựng dựa trên kiến trúc mạng nơ-ron tuần tự (Sequential). Cấu trúc cụ thể của mô hình bao gồm các tầng xử lý chính như sau:</w:t>
      </w:r>
    </w:p>
    <w:p w14:paraId="068BD060" w14:textId="6E51225E" w:rsidR="57F701DA" w:rsidRDefault="57F701DA" w:rsidP="26B5A676">
      <w:pPr>
        <w:tabs>
          <w:tab w:val="left" w:pos="426"/>
          <w:tab w:val="left" w:pos="851"/>
          <w:tab w:val="left" w:pos="1276"/>
        </w:tabs>
        <w:ind w:firstLine="720"/>
        <w:rPr>
          <w:rStyle w:val="fontstyle01"/>
          <w:rFonts w:eastAsiaTheme="majorEastAsia"/>
          <w:sz w:val="28"/>
          <w:szCs w:val="28"/>
        </w:rPr>
      </w:pPr>
      <w:r w:rsidRPr="26B5A676">
        <w:rPr>
          <w:rStyle w:val="fontstyle01"/>
          <w:rFonts w:eastAsiaTheme="majorEastAsia"/>
          <w:sz w:val="28"/>
          <w:szCs w:val="28"/>
        </w:rPr>
        <w:lastRenderedPageBreak/>
        <w:t>Tầng đầu tiên đóng vai trò cửa ngõ tiếp nhận dữ liệu là Embedding Layer. Lớp này có nhiệm vụ chuyển đổi các số nguyên dương (đại diện cho các từ trong từ điển dữ liệu) thành các vector có kích thước cố định.</w:t>
      </w:r>
    </w:p>
    <w:p w14:paraId="4303955E" w14:textId="44CD7F8F" w:rsidR="0E2CAEFB" w:rsidRDefault="0E2CAEFB" w:rsidP="26B5A676">
      <w:pPr>
        <w:tabs>
          <w:tab w:val="left" w:pos="426"/>
          <w:tab w:val="left" w:pos="851"/>
          <w:tab w:val="left" w:pos="1276"/>
        </w:tabs>
        <w:ind w:firstLine="720"/>
        <w:rPr>
          <w:rStyle w:val="fontstyle01"/>
          <w:rFonts w:eastAsiaTheme="majorEastAsia"/>
          <w:sz w:val="28"/>
          <w:szCs w:val="28"/>
        </w:rPr>
      </w:pPr>
      <w:r w:rsidRPr="26B5A676">
        <w:rPr>
          <w:rStyle w:val="fontstyle01"/>
          <w:rFonts w:eastAsiaTheme="majorEastAsia"/>
          <w:sz w:val="28"/>
          <w:szCs w:val="28"/>
        </w:rPr>
        <w:t>Tiếp theo</w:t>
      </w:r>
      <w:r w:rsidR="57F701DA" w:rsidRPr="26B5A676">
        <w:rPr>
          <w:rStyle w:val="fontstyle01"/>
          <w:rFonts w:eastAsiaTheme="majorEastAsia"/>
          <w:sz w:val="28"/>
          <w:szCs w:val="28"/>
        </w:rPr>
        <w:t xml:space="preserve"> là lớp Bidirectional GRU (BiGRU) với 128 </w:t>
      </w:r>
      <w:r w:rsidR="0D4F898E" w:rsidRPr="26B5A676">
        <w:rPr>
          <w:rStyle w:val="fontstyle01"/>
          <w:rFonts w:eastAsiaTheme="majorEastAsia"/>
          <w:sz w:val="28"/>
          <w:szCs w:val="28"/>
        </w:rPr>
        <w:t>unit</w:t>
      </w:r>
      <w:r w:rsidR="57F701DA" w:rsidRPr="26B5A676">
        <w:rPr>
          <w:rStyle w:val="fontstyle01"/>
          <w:rFonts w:eastAsiaTheme="majorEastAsia"/>
          <w:sz w:val="28"/>
          <w:szCs w:val="28"/>
        </w:rPr>
        <w:t>. Việc sử dụng cơ chế hai chiều (Bidirectional) cho phép mạng nơ-ron không chỉ học các đặc trưng từ quá khứ đến tương lai mà còn theo chiều ngược lại, giúp mô hình nắm bắt ngữ cảnh toàn diện của câu văn.</w:t>
      </w:r>
    </w:p>
    <w:p w14:paraId="141F7A0B" w14:textId="73F2B9C7" w:rsidR="57F701DA" w:rsidRDefault="57F701DA" w:rsidP="26B5A676">
      <w:pPr>
        <w:tabs>
          <w:tab w:val="left" w:pos="426"/>
          <w:tab w:val="left" w:pos="851"/>
          <w:tab w:val="left" w:pos="1276"/>
        </w:tabs>
        <w:ind w:firstLine="720"/>
      </w:pPr>
      <w:r w:rsidRPr="26B5A676">
        <w:rPr>
          <w:rStyle w:val="fontstyle01"/>
          <w:rFonts w:eastAsiaTheme="majorEastAsia"/>
          <w:sz w:val="28"/>
          <w:szCs w:val="28"/>
        </w:rPr>
        <w:t>Ngay sau lớp BiGRU, để tối ưu hóa quá trình huấn luyện và hạn chế hiện overfitting, mô hình tích hợp tầng Batch Normalization kết hợp với Dropout. Tầng Batch Normalization có nhiệm vụ chuẩn hóa các giá trị đầu ra của lớp trước đó, giúp giảm sự thay đổi phân phối nội bộ và tăng tốc độ hội tụ của mô hình. Tiếp theo, Dropout được áp dụng với tỷ lệ 0.5, buộc mạng lưới phải học các đặc trưng mạnh mẽ hơn thay vì phụ thuộc vào một nhóm nơ-ron cụ thể.</w:t>
      </w:r>
    </w:p>
    <w:p w14:paraId="02284827" w14:textId="12EF974D" w:rsidR="57F701DA" w:rsidRDefault="57F701DA" w:rsidP="26B5A676">
      <w:pPr>
        <w:tabs>
          <w:tab w:val="left" w:pos="426"/>
          <w:tab w:val="left" w:pos="851"/>
          <w:tab w:val="left" w:pos="1276"/>
        </w:tabs>
        <w:ind w:firstLine="720"/>
      </w:pPr>
      <w:r w:rsidRPr="26B5A676">
        <w:rPr>
          <w:rStyle w:val="fontstyle01"/>
          <w:rFonts w:eastAsiaTheme="majorEastAsia"/>
          <w:sz w:val="28"/>
          <w:szCs w:val="28"/>
        </w:rPr>
        <w:t>Các đặc trưng sau khi được trích xuất và tinh chỉnh sẽ đi qua một Dense Layer bao gồm 64 nơ-ron. Lớp này sử dụng hàm kích hoạt phi tuyến ReLU, giúp mô hình có khả năng học được các mối quan hệ phức tạp và phi tuyến tính trong dữ liệu cảm xúc. Tương tự như giai đoạn trước, một lớp Dropout với tỷ lệ 0.5 tiếp tục được chèn vào sau lớp Dense này để tăng cường khả năng tổng quát hóa của mô hình trên tập dữ liệu kiểm thử.</w:t>
      </w:r>
    </w:p>
    <w:p w14:paraId="1D6F4F27" w14:textId="2A5262FE" w:rsidR="57F701DA" w:rsidRDefault="57F701DA" w:rsidP="26B5A676">
      <w:pPr>
        <w:tabs>
          <w:tab w:val="left" w:pos="426"/>
          <w:tab w:val="left" w:pos="851"/>
          <w:tab w:val="left" w:pos="1276"/>
        </w:tabs>
        <w:ind w:firstLine="720"/>
      </w:pPr>
      <w:r w:rsidRPr="26B5A676">
        <w:rPr>
          <w:rStyle w:val="fontstyle01"/>
          <w:rFonts w:eastAsiaTheme="majorEastAsia"/>
          <w:sz w:val="28"/>
          <w:szCs w:val="28"/>
        </w:rPr>
        <w:t>Cuối cùng là Output Layer bao gồm 6 nơ-ron tương ứng với 6 nhãn cảm xúc cần phân loại. Tại đây, hàm kích hoạt Softmax được sử dụng để chuyển đổi các giá trị đầu ra thô thành phân phối xác suất. Tổng các giá trị xác suất này bằng 1, và nhãn có xác suất cao nhất sẽ được chọn làm kết quả dự đoán cuối cùng của hệ thống.</w:t>
      </w:r>
    </w:p>
    <w:p w14:paraId="7768AC49" w14:textId="078F8410" w:rsidR="28EB58D1" w:rsidRDefault="00D5318F" w:rsidP="26B5A676">
      <w:pPr>
        <w:tabs>
          <w:tab w:val="left" w:pos="426"/>
          <w:tab w:val="left" w:pos="851"/>
          <w:tab w:val="left" w:pos="1276"/>
        </w:tabs>
        <w:ind w:firstLine="720"/>
      </w:pPr>
      <w:r>
        <w:rPr>
          <w:noProof/>
        </w:rPr>
        <w:drawing>
          <wp:anchor distT="0" distB="0" distL="114300" distR="114300" simplePos="0" relativeHeight="251658240" behindDoc="0" locked="0" layoutInCell="1" allowOverlap="1" wp14:anchorId="62FDD779" wp14:editId="780D50EF">
            <wp:simplePos x="0" y="0"/>
            <wp:positionH relativeFrom="column">
              <wp:posOffset>1175385</wp:posOffset>
            </wp:positionH>
            <wp:positionV relativeFrom="paragraph">
              <wp:posOffset>381635</wp:posOffset>
            </wp:positionV>
            <wp:extent cx="4086225" cy="3227834"/>
            <wp:effectExtent l="0" t="0" r="0" b="0"/>
            <wp:wrapTopAndBottom/>
            <wp:docPr id="773793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3994" name="Picture 773793994"/>
                    <pic:cNvPicPr/>
                  </pic:nvPicPr>
                  <pic:blipFill>
                    <a:blip r:embed="rId10">
                      <a:extLst>
                        <a:ext uri="{28A0092B-C50C-407E-A947-70E740481C1C}">
                          <a14:useLocalDpi xmlns:a14="http://schemas.microsoft.com/office/drawing/2010/main" val="0"/>
                        </a:ext>
                      </a:extLst>
                    </a:blip>
                    <a:stretch>
                      <a:fillRect/>
                    </a:stretch>
                  </pic:blipFill>
                  <pic:spPr>
                    <a:xfrm>
                      <a:off x="0" y="0"/>
                      <a:ext cx="4086225" cy="3227834"/>
                    </a:xfrm>
                    <a:prstGeom prst="rect">
                      <a:avLst/>
                    </a:prstGeom>
                  </pic:spPr>
                </pic:pic>
              </a:graphicData>
            </a:graphic>
          </wp:anchor>
        </w:drawing>
      </w:r>
      <w:r w:rsidR="28EB58D1" w:rsidRPr="26B5A676">
        <w:rPr>
          <w:rStyle w:val="fontstyle01"/>
          <w:rFonts w:eastAsiaTheme="majorEastAsia"/>
          <w:sz w:val="28"/>
          <w:szCs w:val="28"/>
        </w:rPr>
        <w:t>Kết quả sau khi huấn luyện đạt độ chính xác tương đối tốt, đạt ~</w:t>
      </w:r>
      <w:r w:rsidR="1DC69AA3" w:rsidRPr="26B5A676">
        <w:rPr>
          <w:rStyle w:val="fontstyle01"/>
          <w:rFonts w:eastAsiaTheme="majorEastAsia"/>
          <w:sz w:val="28"/>
          <w:szCs w:val="28"/>
        </w:rPr>
        <w:t>94%</w:t>
      </w:r>
    </w:p>
    <w:p w14:paraId="679A77C2" w14:textId="3F67AE1E" w:rsidR="1DC69AA3" w:rsidRDefault="1DC69AA3" w:rsidP="26B5A676">
      <w:pPr>
        <w:tabs>
          <w:tab w:val="left" w:pos="426"/>
          <w:tab w:val="left" w:pos="851"/>
          <w:tab w:val="left" w:pos="1276"/>
        </w:tabs>
        <w:ind w:firstLine="720"/>
      </w:pPr>
    </w:p>
    <w:p w14:paraId="515CECEF" w14:textId="306B6C08" w:rsidR="5A710723" w:rsidRDefault="5A710723" w:rsidP="5A710723">
      <w:pPr>
        <w:tabs>
          <w:tab w:val="left" w:pos="426"/>
          <w:tab w:val="left" w:pos="851"/>
          <w:tab w:val="left" w:pos="1276"/>
        </w:tabs>
        <w:rPr>
          <w:rStyle w:val="fontstyle01"/>
          <w:rFonts w:eastAsiaTheme="majorEastAsia"/>
          <w:sz w:val="28"/>
          <w:szCs w:val="28"/>
        </w:rPr>
      </w:pPr>
    </w:p>
    <w:p w14:paraId="5701D1F3" w14:textId="77777777" w:rsidR="00176E08" w:rsidRDefault="00176E08" w:rsidP="26B5A676">
      <w:pPr>
        <w:tabs>
          <w:tab w:val="left" w:pos="426"/>
          <w:tab w:val="left" w:pos="851"/>
          <w:tab w:val="left" w:pos="1276"/>
        </w:tabs>
        <w:rPr>
          <w:rStyle w:val="fontstyle01"/>
          <w:rFonts w:eastAsiaTheme="majorEastAsia"/>
          <w:sz w:val="28"/>
          <w:szCs w:val="28"/>
        </w:rPr>
      </w:pPr>
    </w:p>
    <w:p w14:paraId="12F5DEF0" w14:textId="1401B774" w:rsidR="26B5A676" w:rsidRDefault="26B5A676" w:rsidP="26B5A676">
      <w:pPr>
        <w:tabs>
          <w:tab w:val="left" w:pos="426"/>
          <w:tab w:val="left" w:pos="851"/>
          <w:tab w:val="left" w:pos="1276"/>
        </w:tabs>
        <w:rPr>
          <w:rStyle w:val="fontstyle01"/>
          <w:rFonts w:eastAsiaTheme="majorEastAsia"/>
          <w:sz w:val="28"/>
          <w:szCs w:val="28"/>
        </w:rPr>
      </w:pPr>
    </w:p>
    <w:p w14:paraId="0C87D60C" w14:textId="0D05302A" w:rsidR="6DC3E2B4" w:rsidRDefault="6DC3E2B4" w:rsidP="26B5A676">
      <w:pPr>
        <w:pStyle w:val="Heading2"/>
      </w:pPr>
      <w:bookmarkStart w:id="17" w:name="_Toc1061155616"/>
      <w:r>
        <w:t>5. Kết luận</w:t>
      </w:r>
      <w:bookmarkEnd w:id="17"/>
    </w:p>
    <w:p w14:paraId="5BAFC216" w14:textId="411CD5AB" w:rsidR="6DC3E2B4" w:rsidRDefault="6DC3E2B4" w:rsidP="26B5A676">
      <w:pPr>
        <w:ind w:firstLine="720"/>
        <w:rPr>
          <w:sz w:val="28"/>
          <w:szCs w:val="28"/>
        </w:rPr>
      </w:pPr>
      <w:r w:rsidRPr="26B5A676">
        <w:rPr>
          <w:sz w:val="28"/>
          <w:szCs w:val="28"/>
        </w:rPr>
        <w:t>Đồ án đã hoàn thành mục tiêu ban đầu đề ra là xây dựng một hệ thống phân tích cảm xúc văn bản hiệu quả dựa trên kỹ thuật Học sâu. Thông qua việc nghiên cứu và áp dụng kiến trúc mạng nơ-ron hồi quy hai chiều (BiGRU), giải pháp đã giải quyết tốt bài toán phân loại chuỗi văn bản với độ phức tạp cao.</w:t>
      </w:r>
      <w:r w:rsidR="5D0BC535" w:rsidRPr="26B5A676">
        <w:rPr>
          <w:sz w:val="28"/>
          <w:szCs w:val="28"/>
        </w:rPr>
        <w:t xml:space="preserve"> Hệ thống đã có thể tự động nhận diện và gán nhãn chính xác cho 6 loại cảm xúc cơ bản, tạo tiền đề vững chắc cho các ứng dụng thực tế như thấu hiểu khách hàng hay giám sát mạng xã hội.</w:t>
      </w:r>
    </w:p>
    <w:p w14:paraId="342E9E25" w14:textId="7DA6380A" w:rsidR="5D0BC535" w:rsidRDefault="5D0BC535" w:rsidP="26B5A676">
      <w:pPr>
        <w:spacing w:after="240"/>
        <w:ind w:firstLine="720"/>
      </w:pPr>
      <w:r w:rsidRPr="26B5A676">
        <w:rPr>
          <w:sz w:val="28"/>
          <w:szCs w:val="28"/>
        </w:rPr>
        <w:t>Mặc dù đạt được những kết quả khả quan, đồ án vẫn còn tồn tại một số hạn chế nhất định. Mô hình hiện tại chủ yếu hoạt động tốt trên các dữ liệu có cấu trúc tương tự như tập dữ liệu huấn luyện (Twitter), nơi văn bản thường ngắn và sử dụng ngôn ngữ không chính thức. Khi đối mặt với các văn bản dài hơn, có cấu trúc ngữ pháp phức tạp hoặc thuộc các miền ngôn ngữ chuyên ngành khác, hiệu suất của mô hình có thể bị giảm sút. Khả năng xử lý các yếu tố ngôn ngữ tinh tế như sự châm biếm, ẩn dụ hoặc các câu mang nhiều tầng nghĩa vẫn là một thách thức lớn. Mô hình đôi khi vẫn nhầm lẫn giữa các cảm xúc có sắc thái gần nhau do sự phụ thuộc vào từ vựng bề mặt hơn là ý định thực sự của người viết.</w:t>
      </w:r>
    </w:p>
    <w:p w14:paraId="6A7E0168" w14:textId="22DB5A9F" w:rsidR="320EAF3F" w:rsidRDefault="320EAF3F" w:rsidP="26B5A676">
      <w:pPr>
        <w:spacing w:after="240"/>
        <w:ind w:firstLine="720"/>
        <w:rPr>
          <w:sz w:val="28"/>
          <w:szCs w:val="28"/>
        </w:rPr>
      </w:pPr>
      <w:r w:rsidRPr="26B5A676">
        <w:rPr>
          <w:sz w:val="28"/>
          <w:szCs w:val="28"/>
        </w:rPr>
        <w:t>H</w:t>
      </w:r>
      <w:r w:rsidR="5D0BC535" w:rsidRPr="26B5A676">
        <w:rPr>
          <w:sz w:val="28"/>
          <w:szCs w:val="28"/>
        </w:rPr>
        <w:t xml:space="preserve">ướng phát triển trong tương lai của đề tài sẽ tập trung vào việc cải thiện cả về chiều sâu công nghệ lẫn tính ứng dụng thực tiễn. </w:t>
      </w:r>
      <w:r w:rsidR="3BD4C541" w:rsidRPr="26B5A676">
        <w:rPr>
          <w:sz w:val="28"/>
          <w:szCs w:val="28"/>
        </w:rPr>
        <w:t>N</w:t>
      </w:r>
      <w:r w:rsidR="5D0BC535" w:rsidRPr="26B5A676">
        <w:rPr>
          <w:sz w:val="28"/>
          <w:szCs w:val="28"/>
        </w:rPr>
        <w:t>ghiên cứu có thể được mở rộng bằng cách áp dụng các kiến trúc tiên tiến hơn như Transformer</w:t>
      </w:r>
      <w:r w:rsidR="264FE9E9" w:rsidRPr="26B5A676">
        <w:rPr>
          <w:sz w:val="28"/>
          <w:szCs w:val="28"/>
        </w:rPr>
        <w:t xml:space="preserve">. </w:t>
      </w:r>
      <w:r w:rsidR="5D0BC535" w:rsidRPr="26B5A676">
        <w:rPr>
          <w:sz w:val="28"/>
          <w:szCs w:val="28"/>
        </w:rPr>
        <w:t xml:space="preserve">Bên cạnh đó, việc mở rộng và đa dạng hóa tập dữ liệu huấn luyện cũng là một ưu tiên hàng đầu. Việc thu thập thêm dữ liệu từ nhiều nguồn khác nhau như bài báo, bình luận sản phẩm, hoặc diễn đàn sẽ giúp mô hình có khả năng tổng quát hóa tốt hơn. </w:t>
      </w:r>
    </w:p>
    <w:p w14:paraId="42727809" w14:textId="37724C97" w:rsidR="26B5A676" w:rsidRDefault="26B5A676" w:rsidP="26B5A676">
      <w:pPr>
        <w:rPr>
          <w:szCs w:val="26"/>
        </w:rPr>
      </w:pPr>
    </w:p>
    <w:p w14:paraId="1691EC5C" w14:textId="6E64F919" w:rsidR="00176E08" w:rsidRDefault="019C034D" w:rsidP="26B5A676">
      <w:pPr>
        <w:pStyle w:val="Heading2"/>
      </w:pPr>
      <w:bookmarkStart w:id="18" w:name="_Toc321307304"/>
      <w:r>
        <w:t>6</w:t>
      </w:r>
      <w:r w:rsidR="00176E08">
        <w:t>.</w:t>
      </w:r>
      <w:r w:rsidR="54721E0B">
        <w:t xml:space="preserve"> </w:t>
      </w:r>
      <w:r w:rsidR="00176E08">
        <w:t>Tài liệu tham khảo</w:t>
      </w:r>
      <w:bookmarkEnd w:id="18"/>
    </w:p>
    <w:p w14:paraId="4ACA5584" w14:textId="6467DB51" w:rsidR="00176E08" w:rsidRDefault="00176E08" w:rsidP="00176E08">
      <w:r>
        <w:t xml:space="preserve">-  </w:t>
      </w:r>
      <w:r w:rsidR="1F7651DA">
        <w:t>https://www.kaggle.com/code/mehakiftikhar/emotions-analysis-bigru-accuracy-94/notebook</w:t>
      </w:r>
    </w:p>
    <w:p w14:paraId="2D7B276E" w14:textId="33BFC5A6" w:rsidR="004A767A" w:rsidRPr="00176E08" w:rsidRDefault="00176E08" w:rsidP="00176E08">
      <w:r>
        <w:t xml:space="preserve">-  </w:t>
      </w:r>
      <w:r w:rsidR="5FB19209">
        <w:t>https://www.kaggle.com/datasets/nelgiriyewithana/emotions/data</w:t>
      </w:r>
    </w:p>
    <w:sectPr w:rsidR="004A767A" w:rsidRPr="00176E08" w:rsidSect="00940B63">
      <w:footerReference w:type="default" r:id="rId11"/>
      <w:pgSz w:w="11906" w:h="16838"/>
      <w:pgMar w:top="1134" w:right="1134" w:bottom="1134" w:left="1134" w:header="709" w:footer="709" w:gutter="0"/>
      <w:pgBorders w:display="firstPage">
        <w:top w:val="basicWideMidline" w:sz="8" w:space="1" w:color="auto"/>
        <w:left w:val="basicWideMidline" w:sz="8" w:space="4" w:color="auto"/>
        <w:bottom w:val="basicWideMidline" w:sz="8" w:space="1" w:color="auto"/>
        <w:right w:val="basicWideMidline" w:sz="8" w:space="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8187A" w14:textId="77777777" w:rsidR="003F186F" w:rsidRDefault="003F186F" w:rsidP="00940B63">
      <w:pPr>
        <w:spacing w:line="240" w:lineRule="auto"/>
      </w:pPr>
      <w:r>
        <w:separator/>
      </w:r>
    </w:p>
  </w:endnote>
  <w:endnote w:type="continuationSeparator" w:id="0">
    <w:p w14:paraId="69EB0326" w14:textId="77777777" w:rsidR="003F186F" w:rsidRDefault="003F186F" w:rsidP="00940B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094143"/>
      <w:docPartObj>
        <w:docPartGallery w:val="Page Numbers (Bottom of Page)"/>
        <w:docPartUnique/>
      </w:docPartObj>
    </w:sdtPr>
    <w:sdtContent>
      <w:p w14:paraId="40200BCE" w14:textId="2D2A5ED3" w:rsidR="00940B63" w:rsidRDefault="00940B63">
        <w:pPr>
          <w:pStyle w:val="Footer"/>
          <w:jc w:val="center"/>
        </w:pPr>
        <w:r>
          <w:fldChar w:fldCharType="begin"/>
        </w:r>
        <w:r>
          <w:instrText>PAGE   \* MERGEFORMAT</w:instrText>
        </w:r>
        <w:r>
          <w:fldChar w:fldCharType="separate"/>
        </w:r>
        <w:r>
          <w:rPr>
            <w:lang w:val="vi-VN"/>
          </w:rPr>
          <w:t>2</w:t>
        </w:r>
        <w:r>
          <w:fldChar w:fldCharType="end"/>
        </w:r>
      </w:p>
    </w:sdtContent>
  </w:sdt>
  <w:p w14:paraId="7C1BF03C" w14:textId="6A6B22A2" w:rsidR="00940B63" w:rsidRPr="00940B63" w:rsidRDefault="00940B63">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ED998" w14:textId="77777777" w:rsidR="003F186F" w:rsidRDefault="003F186F" w:rsidP="00940B63">
      <w:pPr>
        <w:spacing w:line="240" w:lineRule="auto"/>
      </w:pPr>
      <w:r>
        <w:separator/>
      </w:r>
    </w:p>
  </w:footnote>
  <w:footnote w:type="continuationSeparator" w:id="0">
    <w:p w14:paraId="61504827" w14:textId="77777777" w:rsidR="003F186F" w:rsidRDefault="003F186F" w:rsidP="00940B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419B9"/>
    <w:multiLevelType w:val="hybridMultilevel"/>
    <w:tmpl w:val="9342C37A"/>
    <w:lvl w:ilvl="0" w:tplc="FFFFFFFF">
      <w:start w:val="1"/>
      <w:numFmt w:val="decimal"/>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F5C747D"/>
    <w:multiLevelType w:val="hybridMultilevel"/>
    <w:tmpl w:val="5F9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70AD1"/>
    <w:multiLevelType w:val="hybridMultilevel"/>
    <w:tmpl w:val="6D389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550CF"/>
    <w:multiLevelType w:val="multilevel"/>
    <w:tmpl w:val="F716C7B6"/>
    <w:lvl w:ilvl="0">
      <w:start w:val="1"/>
      <w:numFmt w:val="decimal"/>
      <w:lvlText w:val="%1."/>
      <w:lvlJc w:val="left"/>
      <w:pPr>
        <w:tabs>
          <w:tab w:val="num" w:pos="340"/>
        </w:tabs>
        <w:ind w:left="340" w:hanging="340"/>
      </w:pPr>
      <w:rPr>
        <w:rFonts w:hint="default"/>
      </w:rPr>
    </w:lvl>
    <w:lvl w:ilvl="1">
      <w:start w:val="5"/>
      <w:numFmt w:val="decimal"/>
      <w:isLgl/>
      <w:lvlText w:val="%1.%2"/>
      <w:lvlJc w:val="left"/>
      <w:pPr>
        <w:ind w:left="984" w:hanging="624"/>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2C1E2A50"/>
    <w:multiLevelType w:val="hybridMultilevel"/>
    <w:tmpl w:val="B7B40F7C"/>
    <w:lvl w:ilvl="0" w:tplc="8618BA6A">
      <w:start w:val="1"/>
      <w:numFmt w:val="decimal"/>
      <w:lvlText w:val="Chương %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51D5826"/>
    <w:multiLevelType w:val="hybridMultilevel"/>
    <w:tmpl w:val="9752913A"/>
    <w:lvl w:ilvl="0" w:tplc="DD801EB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AB6CEA"/>
    <w:multiLevelType w:val="hybridMultilevel"/>
    <w:tmpl w:val="AFDE6626"/>
    <w:lvl w:ilvl="0" w:tplc="E0D8640C">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7B0F61"/>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ED0FE3"/>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5C7AED"/>
    <w:multiLevelType w:val="hybridMultilevel"/>
    <w:tmpl w:val="9342C37A"/>
    <w:lvl w:ilvl="0" w:tplc="FFFFFFFF">
      <w:start w:val="1"/>
      <w:numFmt w:val="decimal"/>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432763F"/>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4C6CF5"/>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F84F26"/>
    <w:multiLevelType w:val="multilevel"/>
    <w:tmpl w:val="4CFA7682"/>
    <w:lvl w:ilvl="0">
      <w:start w:val="1"/>
      <w:numFmt w:val="decimal"/>
      <w:lvlText w:val="%1."/>
      <w:lvlJc w:val="left"/>
      <w:pPr>
        <w:tabs>
          <w:tab w:val="num" w:pos="0"/>
        </w:tabs>
        <w:ind w:left="0" w:firstLine="0"/>
      </w:pPr>
      <w:rPr>
        <w:rFonts w:hint="default"/>
      </w:r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178851">
    <w:abstractNumId w:val="4"/>
  </w:num>
  <w:num w:numId="2" w16cid:durableId="2066444515">
    <w:abstractNumId w:val="1"/>
  </w:num>
  <w:num w:numId="3" w16cid:durableId="1300260110">
    <w:abstractNumId w:val="6"/>
  </w:num>
  <w:num w:numId="4" w16cid:durableId="294528345">
    <w:abstractNumId w:val="5"/>
  </w:num>
  <w:num w:numId="5" w16cid:durableId="1692564215">
    <w:abstractNumId w:val="3"/>
  </w:num>
  <w:num w:numId="6" w16cid:durableId="367604711">
    <w:abstractNumId w:val="13"/>
  </w:num>
  <w:num w:numId="7" w16cid:durableId="1582563937">
    <w:abstractNumId w:val="11"/>
  </w:num>
  <w:num w:numId="8" w16cid:durableId="1914119420">
    <w:abstractNumId w:val="0"/>
  </w:num>
  <w:num w:numId="9" w16cid:durableId="413547297">
    <w:abstractNumId w:val="8"/>
  </w:num>
  <w:num w:numId="10" w16cid:durableId="636758768">
    <w:abstractNumId w:val="7"/>
  </w:num>
  <w:num w:numId="11" w16cid:durableId="1762139405">
    <w:abstractNumId w:val="9"/>
  </w:num>
  <w:num w:numId="12" w16cid:durableId="1352142844">
    <w:abstractNumId w:val="12"/>
  </w:num>
  <w:num w:numId="13" w16cid:durableId="701177322">
    <w:abstractNumId w:val="10"/>
  </w:num>
  <w:num w:numId="14" w16cid:durableId="5834956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Quang">
    <w15:presenceInfo w15:providerId="None" w15:userId="Nguyen Qu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01480E"/>
    <w:rsid w:val="00023D79"/>
    <w:rsid w:val="00044A63"/>
    <w:rsid w:val="00063292"/>
    <w:rsid w:val="0006713F"/>
    <w:rsid w:val="00084A13"/>
    <w:rsid w:val="00132119"/>
    <w:rsid w:val="001707BF"/>
    <w:rsid w:val="00176E08"/>
    <w:rsid w:val="0019628A"/>
    <w:rsid w:val="001A2A73"/>
    <w:rsid w:val="001B4D3C"/>
    <w:rsid w:val="001E115D"/>
    <w:rsid w:val="001F209B"/>
    <w:rsid w:val="001F7D69"/>
    <w:rsid w:val="00212F6A"/>
    <w:rsid w:val="00253718"/>
    <w:rsid w:val="002C26C1"/>
    <w:rsid w:val="002D24E1"/>
    <w:rsid w:val="002D623D"/>
    <w:rsid w:val="002F2F1E"/>
    <w:rsid w:val="00314245"/>
    <w:rsid w:val="00332622"/>
    <w:rsid w:val="00344DCC"/>
    <w:rsid w:val="00354D17"/>
    <w:rsid w:val="003B3C04"/>
    <w:rsid w:val="003B4F5E"/>
    <w:rsid w:val="003C1CE2"/>
    <w:rsid w:val="003E2FF0"/>
    <w:rsid w:val="003F186F"/>
    <w:rsid w:val="003F50FA"/>
    <w:rsid w:val="003F6056"/>
    <w:rsid w:val="004058B6"/>
    <w:rsid w:val="0046023B"/>
    <w:rsid w:val="0046768E"/>
    <w:rsid w:val="00476827"/>
    <w:rsid w:val="004A767A"/>
    <w:rsid w:val="004B17B2"/>
    <w:rsid w:val="004E09FC"/>
    <w:rsid w:val="004E35EB"/>
    <w:rsid w:val="004E3A17"/>
    <w:rsid w:val="004F3F94"/>
    <w:rsid w:val="004F46BB"/>
    <w:rsid w:val="00537E2E"/>
    <w:rsid w:val="00562A65"/>
    <w:rsid w:val="005A5E03"/>
    <w:rsid w:val="005B68D4"/>
    <w:rsid w:val="005E0C0F"/>
    <w:rsid w:val="00616E88"/>
    <w:rsid w:val="00621812"/>
    <w:rsid w:val="00666026"/>
    <w:rsid w:val="00671F9B"/>
    <w:rsid w:val="00674DE9"/>
    <w:rsid w:val="006761EB"/>
    <w:rsid w:val="006922C1"/>
    <w:rsid w:val="00694522"/>
    <w:rsid w:val="0069696D"/>
    <w:rsid w:val="006A106B"/>
    <w:rsid w:val="006C3799"/>
    <w:rsid w:val="006D0ACF"/>
    <w:rsid w:val="006D0D53"/>
    <w:rsid w:val="006E0A6C"/>
    <w:rsid w:val="006F72B9"/>
    <w:rsid w:val="0072418E"/>
    <w:rsid w:val="00760880"/>
    <w:rsid w:val="00772AED"/>
    <w:rsid w:val="00793C6B"/>
    <w:rsid w:val="007A24E8"/>
    <w:rsid w:val="007A7A18"/>
    <w:rsid w:val="007F16F0"/>
    <w:rsid w:val="00826924"/>
    <w:rsid w:val="0086087C"/>
    <w:rsid w:val="00871F29"/>
    <w:rsid w:val="00875684"/>
    <w:rsid w:val="00875963"/>
    <w:rsid w:val="008B3500"/>
    <w:rsid w:val="008C56DF"/>
    <w:rsid w:val="008C7EE0"/>
    <w:rsid w:val="00902EA3"/>
    <w:rsid w:val="0092489A"/>
    <w:rsid w:val="00940B63"/>
    <w:rsid w:val="00972D26"/>
    <w:rsid w:val="00983F32"/>
    <w:rsid w:val="009D4852"/>
    <w:rsid w:val="009E40C4"/>
    <w:rsid w:val="009F2EC6"/>
    <w:rsid w:val="00A252E7"/>
    <w:rsid w:val="00A376D8"/>
    <w:rsid w:val="00A37EFD"/>
    <w:rsid w:val="00A54278"/>
    <w:rsid w:val="00A55464"/>
    <w:rsid w:val="00A714B7"/>
    <w:rsid w:val="00A76107"/>
    <w:rsid w:val="00AC17BF"/>
    <w:rsid w:val="00AE00BF"/>
    <w:rsid w:val="00AE6E47"/>
    <w:rsid w:val="00B01FA3"/>
    <w:rsid w:val="00B023E4"/>
    <w:rsid w:val="00B078F1"/>
    <w:rsid w:val="00B112D8"/>
    <w:rsid w:val="00B90E6E"/>
    <w:rsid w:val="00BB7230"/>
    <w:rsid w:val="00BD0C20"/>
    <w:rsid w:val="00BE6C6D"/>
    <w:rsid w:val="00BF41BD"/>
    <w:rsid w:val="00C02C87"/>
    <w:rsid w:val="00C26304"/>
    <w:rsid w:val="00C60CC0"/>
    <w:rsid w:val="00C7018B"/>
    <w:rsid w:val="00C81555"/>
    <w:rsid w:val="00CA7464"/>
    <w:rsid w:val="00CC536F"/>
    <w:rsid w:val="00CF4512"/>
    <w:rsid w:val="00D07B51"/>
    <w:rsid w:val="00D17F3E"/>
    <w:rsid w:val="00D2575B"/>
    <w:rsid w:val="00D5318F"/>
    <w:rsid w:val="00D74749"/>
    <w:rsid w:val="00DB51D5"/>
    <w:rsid w:val="00E11453"/>
    <w:rsid w:val="00E1629F"/>
    <w:rsid w:val="00E949A2"/>
    <w:rsid w:val="00EA0D9B"/>
    <w:rsid w:val="00ED5818"/>
    <w:rsid w:val="00EE7C1B"/>
    <w:rsid w:val="00F06513"/>
    <w:rsid w:val="00F2466F"/>
    <w:rsid w:val="00F27E2B"/>
    <w:rsid w:val="00F83C18"/>
    <w:rsid w:val="00F94ECB"/>
    <w:rsid w:val="00FC51FA"/>
    <w:rsid w:val="00FC663E"/>
    <w:rsid w:val="00FD414D"/>
    <w:rsid w:val="00FE2F3D"/>
    <w:rsid w:val="00FE5227"/>
    <w:rsid w:val="00FE5B70"/>
    <w:rsid w:val="019C034D"/>
    <w:rsid w:val="01E9D799"/>
    <w:rsid w:val="01F1875C"/>
    <w:rsid w:val="01F8D742"/>
    <w:rsid w:val="02347456"/>
    <w:rsid w:val="0264AE9D"/>
    <w:rsid w:val="0329F31F"/>
    <w:rsid w:val="054D972C"/>
    <w:rsid w:val="06B4B55A"/>
    <w:rsid w:val="0745B034"/>
    <w:rsid w:val="08281FF5"/>
    <w:rsid w:val="08998064"/>
    <w:rsid w:val="09C59D40"/>
    <w:rsid w:val="0AEFA764"/>
    <w:rsid w:val="0C849A30"/>
    <w:rsid w:val="0D4F898E"/>
    <w:rsid w:val="0D6C7970"/>
    <w:rsid w:val="0E2CAEFB"/>
    <w:rsid w:val="0F0BB907"/>
    <w:rsid w:val="1085C284"/>
    <w:rsid w:val="115A420E"/>
    <w:rsid w:val="12943542"/>
    <w:rsid w:val="13BF3BB8"/>
    <w:rsid w:val="14793467"/>
    <w:rsid w:val="15172E98"/>
    <w:rsid w:val="154612C8"/>
    <w:rsid w:val="155B22E4"/>
    <w:rsid w:val="167EE5E3"/>
    <w:rsid w:val="181DCB07"/>
    <w:rsid w:val="19F9717F"/>
    <w:rsid w:val="1B062A83"/>
    <w:rsid w:val="1D525634"/>
    <w:rsid w:val="1DC69AA3"/>
    <w:rsid w:val="1F7651DA"/>
    <w:rsid w:val="20D3ECD1"/>
    <w:rsid w:val="210B6ADE"/>
    <w:rsid w:val="2176AF62"/>
    <w:rsid w:val="22B9CB12"/>
    <w:rsid w:val="22F87F9C"/>
    <w:rsid w:val="2379AE73"/>
    <w:rsid w:val="2436F2F0"/>
    <w:rsid w:val="24679AB3"/>
    <w:rsid w:val="2490EC52"/>
    <w:rsid w:val="264FE9E9"/>
    <w:rsid w:val="26B5A676"/>
    <w:rsid w:val="26C261EB"/>
    <w:rsid w:val="286927AF"/>
    <w:rsid w:val="28EB58D1"/>
    <w:rsid w:val="2946C602"/>
    <w:rsid w:val="296A1376"/>
    <w:rsid w:val="29E30B4D"/>
    <w:rsid w:val="2D1EE2CA"/>
    <w:rsid w:val="2DD63D1F"/>
    <w:rsid w:val="2EDF62C4"/>
    <w:rsid w:val="2EF67014"/>
    <w:rsid w:val="319CB427"/>
    <w:rsid w:val="320EAF3F"/>
    <w:rsid w:val="32C73781"/>
    <w:rsid w:val="35C7D489"/>
    <w:rsid w:val="36225421"/>
    <w:rsid w:val="3BC417E6"/>
    <w:rsid w:val="3BD4C541"/>
    <w:rsid w:val="3C103562"/>
    <w:rsid w:val="3D0A6D80"/>
    <w:rsid w:val="402F5B6C"/>
    <w:rsid w:val="406DB8A6"/>
    <w:rsid w:val="448219D7"/>
    <w:rsid w:val="44CFB43D"/>
    <w:rsid w:val="4821D137"/>
    <w:rsid w:val="4C28F043"/>
    <w:rsid w:val="4D55C049"/>
    <w:rsid w:val="4D8DB262"/>
    <w:rsid w:val="4D9559D9"/>
    <w:rsid w:val="505C29A4"/>
    <w:rsid w:val="530EC411"/>
    <w:rsid w:val="54721E0B"/>
    <w:rsid w:val="5710EE04"/>
    <w:rsid w:val="57F701DA"/>
    <w:rsid w:val="5A710723"/>
    <w:rsid w:val="5A919F0F"/>
    <w:rsid w:val="5AAEC68B"/>
    <w:rsid w:val="5CBA0653"/>
    <w:rsid w:val="5D0BC535"/>
    <w:rsid w:val="5DA28B16"/>
    <w:rsid w:val="5E2DBF8D"/>
    <w:rsid w:val="5FB19209"/>
    <w:rsid w:val="6069ECCD"/>
    <w:rsid w:val="60CBFB0B"/>
    <w:rsid w:val="619B003A"/>
    <w:rsid w:val="681C88BE"/>
    <w:rsid w:val="6D5E47E7"/>
    <w:rsid w:val="6D6E542E"/>
    <w:rsid w:val="6DC3E2B4"/>
    <w:rsid w:val="6ED778B2"/>
    <w:rsid w:val="700C2719"/>
    <w:rsid w:val="7036D8C5"/>
    <w:rsid w:val="71855F9C"/>
    <w:rsid w:val="74A3855C"/>
    <w:rsid w:val="77062EEE"/>
    <w:rsid w:val="79371D6E"/>
    <w:rsid w:val="7B9E8AB0"/>
    <w:rsid w:val="7BA6C6DA"/>
    <w:rsid w:val="7BC35B2F"/>
    <w:rsid w:val="7D46CC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53622"/>
  <w15:chartTrackingRefBased/>
  <w15:docId w15:val="{90E8AD4C-0345-4316-849E-08A0FC4B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HAnsi" w:hAnsi="Palatino Linotype"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A18"/>
    <w:pPr>
      <w:spacing w:after="0" w:line="276" w:lineRule="auto"/>
    </w:pPr>
    <w:rPr>
      <w:rFonts w:ascii="Times New Roman" w:eastAsia="Times New Roman" w:hAnsi="Times New Roman" w:cs="Times New Roman"/>
      <w:kern w:val="0"/>
      <w:sz w:val="26"/>
      <w:szCs w:val="24"/>
      <w:lang w:val="en-US"/>
      <w14:ligatures w14:val="none"/>
    </w:rPr>
  </w:style>
  <w:style w:type="paragraph" w:styleId="Heading1">
    <w:name w:val="heading 1"/>
    <w:basedOn w:val="Normal"/>
    <w:next w:val="Normal"/>
    <w:link w:val="Heading1Char"/>
    <w:uiPriority w:val="9"/>
    <w:qFormat/>
    <w:rsid w:val="00212F6A"/>
    <w:pPr>
      <w:keepNext/>
      <w:keepLines/>
      <w:spacing w:before="360" w:after="80" w:line="259" w:lineRule="auto"/>
      <w:jc w:val="center"/>
      <w:outlineLvl w:val="0"/>
    </w:pPr>
    <w:rPr>
      <w:rFonts w:asciiTheme="majorHAnsi" w:eastAsiaTheme="majorEastAsia" w:hAnsiTheme="majorHAnsi" w:cstheme="majorBidi"/>
      <w:b/>
      <w:color w:val="000000" w:themeColor="text1"/>
      <w:kern w:val="2"/>
      <w:sz w:val="32"/>
      <w:szCs w:val="40"/>
      <w:lang w:val="vi-VN"/>
      <w14:ligatures w14:val="standardContextual"/>
    </w:rPr>
  </w:style>
  <w:style w:type="paragraph" w:styleId="Heading2">
    <w:name w:val="heading 2"/>
    <w:basedOn w:val="Normal"/>
    <w:next w:val="Normal"/>
    <w:link w:val="Heading2Char"/>
    <w:uiPriority w:val="9"/>
    <w:unhideWhenUsed/>
    <w:qFormat/>
    <w:rsid w:val="00CC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3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3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53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53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53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53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53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F6A"/>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CC5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3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3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53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53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53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53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53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3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3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536F"/>
    <w:pPr>
      <w:spacing w:before="160"/>
      <w:jc w:val="center"/>
    </w:pPr>
    <w:rPr>
      <w:i/>
      <w:iCs/>
      <w:color w:val="404040" w:themeColor="text1" w:themeTint="BF"/>
    </w:rPr>
  </w:style>
  <w:style w:type="character" w:customStyle="1" w:styleId="QuoteChar">
    <w:name w:val="Quote Char"/>
    <w:basedOn w:val="DefaultParagraphFont"/>
    <w:link w:val="Quote"/>
    <w:uiPriority w:val="29"/>
    <w:rsid w:val="00CC536F"/>
    <w:rPr>
      <w:i/>
      <w:iCs/>
      <w:color w:val="404040" w:themeColor="text1" w:themeTint="BF"/>
    </w:rPr>
  </w:style>
  <w:style w:type="paragraph" w:styleId="ListParagraph">
    <w:name w:val="List Paragraph"/>
    <w:basedOn w:val="Normal"/>
    <w:uiPriority w:val="34"/>
    <w:qFormat/>
    <w:rsid w:val="00CC536F"/>
    <w:pPr>
      <w:ind w:left="720"/>
      <w:contextualSpacing/>
    </w:pPr>
  </w:style>
  <w:style w:type="character" w:styleId="IntenseEmphasis">
    <w:name w:val="Intense Emphasis"/>
    <w:basedOn w:val="DefaultParagraphFont"/>
    <w:uiPriority w:val="21"/>
    <w:qFormat/>
    <w:rsid w:val="00CC536F"/>
    <w:rPr>
      <w:i/>
      <w:iCs/>
      <w:color w:val="0F4761" w:themeColor="accent1" w:themeShade="BF"/>
    </w:rPr>
  </w:style>
  <w:style w:type="paragraph" w:styleId="IntenseQuote">
    <w:name w:val="Intense Quote"/>
    <w:basedOn w:val="Normal"/>
    <w:next w:val="Normal"/>
    <w:link w:val="IntenseQuoteChar"/>
    <w:uiPriority w:val="30"/>
    <w:qFormat/>
    <w:rsid w:val="00CC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36F"/>
    <w:rPr>
      <w:i/>
      <w:iCs/>
      <w:color w:val="0F4761" w:themeColor="accent1" w:themeShade="BF"/>
    </w:rPr>
  </w:style>
  <w:style w:type="character" w:styleId="IntenseReference">
    <w:name w:val="Intense Reference"/>
    <w:basedOn w:val="DefaultParagraphFont"/>
    <w:uiPriority w:val="32"/>
    <w:qFormat/>
    <w:rsid w:val="00CC536F"/>
    <w:rPr>
      <w:b/>
      <w:bCs/>
      <w:smallCaps/>
      <w:color w:val="0F4761" w:themeColor="accent1" w:themeShade="BF"/>
      <w:spacing w:val="5"/>
    </w:rPr>
  </w:style>
  <w:style w:type="paragraph" w:styleId="Header">
    <w:name w:val="header"/>
    <w:basedOn w:val="Normal"/>
    <w:link w:val="HeaderChar"/>
    <w:uiPriority w:val="99"/>
    <w:unhideWhenUsed/>
    <w:rsid w:val="00940B63"/>
    <w:pPr>
      <w:tabs>
        <w:tab w:val="center" w:pos="4513"/>
        <w:tab w:val="right" w:pos="9026"/>
      </w:tabs>
    </w:pPr>
  </w:style>
  <w:style w:type="character" w:customStyle="1" w:styleId="HeaderChar">
    <w:name w:val="Header Char"/>
    <w:basedOn w:val="DefaultParagraphFont"/>
    <w:link w:val="Header"/>
    <w:uiPriority w:val="99"/>
    <w:rsid w:val="00940B63"/>
    <w:rPr>
      <w:rFonts w:ascii="Times New Roman" w:eastAsia="Times New Roman" w:hAnsi="Times New Roman" w:cs="Times New Roman"/>
      <w:kern w:val="0"/>
      <w:sz w:val="26"/>
      <w:szCs w:val="24"/>
      <w:lang w:val="en-US"/>
      <w14:ligatures w14:val="none"/>
    </w:rPr>
  </w:style>
  <w:style w:type="paragraph" w:styleId="Footer">
    <w:name w:val="footer"/>
    <w:basedOn w:val="Normal"/>
    <w:link w:val="FooterChar"/>
    <w:uiPriority w:val="99"/>
    <w:unhideWhenUsed/>
    <w:rsid w:val="00940B63"/>
    <w:pPr>
      <w:tabs>
        <w:tab w:val="center" w:pos="4513"/>
        <w:tab w:val="right" w:pos="9026"/>
      </w:tabs>
    </w:pPr>
  </w:style>
  <w:style w:type="character" w:customStyle="1" w:styleId="FooterChar">
    <w:name w:val="Footer Char"/>
    <w:basedOn w:val="DefaultParagraphFont"/>
    <w:link w:val="Footer"/>
    <w:uiPriority w:val="99"/>
    <w:rsid w:val="00940B63"/>
    <w:rPr>
      <w:rFonts w:ascii="Times New Roman" w:eastAsia="Times New Roman" w:hAnsi="Times New Roman" w:cs="Times New Roman"/>
      <w:kern w:val="0"/>
      <w:sz w:val="26"/>
      <w:szCs w:val="24"/>
      <w:lang w:val="en-US"/>
      <w14:ligatures w14:val="none"/>
    </w:rPr>
  </w:style>
  <w:style w:type="character" w:styleId="Hyperlink">
    <w:name w:val="Hyperlink"/>
    <w:basedOn w:val="DefaultParagraphFont"/>
    <w:uiPriority w:val="99"/>
    <w:unhideWhenUsed/>
    <w:rsid w:val="0072418E"/>
    <w:rPr>
      <w:color w:val="467886" w:themeColor="hyperlink"/>
      <w:u w:val="single"/>
    </w:rPr>
  </w:style>
  <w:style w:type="character" w:styleId="UnresolvedMention">
    <w:name w:val="Unresolved Mention"/>
    <w:basedOn w:val="DefaultParagraphFont"/>
    <w:uiPriority w:val="99"/>
    <w:semiHidden/>
    <w:unhideWhenUsed/>
    <w:rsid w:val="0072418E"/>
    <w:rPr>
      <w:color w:val="605E5C"/>
      <w:shd w:val="clear" w:color="auto" w:fill="E1DFDD"/>
    </w:rPr>
  </w:style>
  <w:style w:type="character" w:customStyle="1" w:styleId="fontstyle01">
    <w:name w:val="fontstyle01"/>
    <w:basedOn w:val="DefaultParagraphFont"/>
    <w:rsid w:val="0072418E"/>
    <w:rPr>
      <w:rFonts w:ascii="Times New Roman" w:hAnsi="Times New Roman" w:cs="Times New Roman" w:hint="default"/>
      <w:b w:val="0"/>
      <w:bCs w:val="0"/>
      <w:i w:val="0"/>
      <w:iCs w:val="0"/>
      <w:color w:val="000000"/>
      <w:sz w:val="26"/>
      <w:szCs w:val="26"/>
    </w:rPr>
  </w:style>
  <w:style w:type="paragraph" w:styleId="TOCHeading">
    <w:name w:val="TOC Heading"/>
    <w:basedOn w:val="Heading1"/>
    <w:next w:val="Normal"/>
    <w:uiPriority w:val="39"/>
    <w:unhideWhenUsed/>
    <w:qFormat/>
    <w:rsid w:val="00F83C18"/>
    <w:pPr>
      <w:spacing w:before="240" w:after="0"/>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F83C18"/>
    <w:pPr>
      <w:spacing w:after="100"/>
    </w:pPr>
  </w:style>
  <w:style w:type="paragraph" w:styleId="TOC2">
    <w:name w:val="toc 2"/>
    <w:basedOn w:val="Normal"/>
    <w:next w:val="Normal"/>
    <w:autoRedefine/>
    <w:uiPriority w:val="39"/>
    <w:unhideWhenUsed/>
    <w:rsid w:val="00F83C18"/>
    <w:pPr>
      <w:spacing w:after="100"/>
      <w:ind w:left="260"/>
    </w:pPr>
  </w:style>
  <w:style w:type="paragraph" w:styleId="TOC3">
    <w:name w:val="toc 3"/>
    <w:basedOn w:val="Normal"/>
    <w:next w:val="Normal"/>
    <w:autoRedefine/>
    <w:uiPriority w:val="39"/>
    <w:unhideWhenUsed/>
    <w:rsid w:val="00BF41BD"/>
    <w:pPr>
      <w:spacing w:after="100"/>
      <w:ind w:left="520"/>
    </w:pPr>
  </w:style>
  <w:style w:type="paragraph" w:styleId="Revision">
    <w:name w:val="Revision"/>
    <w:hidden/>
    <w:uiPriority w:val="99"/>
    <w:semiHidden/>
    <w:rsid w:val="00D5318F"/>
    <w:pPr>
      <w:spacing w:after="0" w:line="240" w:lineRule="auto"/>
    </w:pPr>
    <w:rPr>
      <w:rFonts w:ascii="Times New Roman" w:eastAsia="Times New Roman" w:hAnsi="Times New Roman" w:cs="Times New Roman"/>
      <w:kern w:val="0"/>
      <w:sz w:val="26"/>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4617">
      <w:bodyDiv w:val="1"/>
      <w:marLeft w:val="0"/>
      <w:marRight w:val="0"/>
      <w:marTop w:val="0"/>
      <w:marBottom w:val="0"/>
      <w:divBdr>
        <w:top w:val="none" w:sz="0" w:space="0" w:color="auto"/>
        <w:left w:val="none" w:sz="0" w:space="0" w:color="auto"/>
        <w:bottom w:val="none" w:sz="0" w:space="0" w:color="auto"/>
        <w:right w:val="none" w:sz="0" w:space="0" w:color="auto"/>
      </w:divBdr>
    </w:div>
    <w:div w:id="523790601">
      <w:bodyDiv w:val="1"/>
      <w:marLeft w:val="0"/>
      <w:marRight w:val="0"/>
      <w:marTop w:val="0"/>
      <w:marBottom w:val="0"/>
      <w:divBdr>
        <w:top w:val="none" w:sz="0" w:space="0" w:color="auto"/>
        <w:left w:val="none" w:sz="0" w:space="0" w:color="auto"/>
        <w:bottom w:val="none" w:sz="0" w:space="0" w:color="auto"/>
        <w:right w:val="none" w:sz="0" w:space="0" w:color="auto"/>
      </w:divBdr>
    </w:div>
    <w:div w:id="711148606">
      <w:bodyDiv w:val="1"/>
      <w:marLeft w:val="0"/>
      <w:marRight w:val="0"/>
      <w:marTop w:val="0"/>
      <w:marBottom w:val="0"/>
      <w:divBdr>
        <w:top w:val="none" w:sz="0" w:space="0" w:color="auto"/>
        <w:left w:val="none" w:sz="0" w:space="0" w:color="auto"/>
        <w:bottom w:val="none" w:sz="0" w:space="0" w:color="auto"/>
        <w:right w:val="none" w:sz="0" w:space="0" w:color="auto"/>
      </w:divBdr>
    </w:div>
    <w:div w:id="839470250">
      <w:bodyDiv w:val="1"/>
      <w:marLeft w:val="0"/>
      <w:marRight w:val="0"/>
      <w:marTop w:val="0"/>
      <w:marBottom w:val="0"/>
      <w:divBdr>
        <w:top w:val="none" w:sz="0" w:space="0" w:color="auto"/>
        <w:left w:val="none" w:sz="0" w:space="0" w:color="auto"/>
        <w:bottom w:val="none" w:sz="0" w:space="0" w:color="auto"/>
        <w:right w:val="none" w:sz="0" w:space="0" w:color="auto"/>
      </w:divBdr>
    </w:div>
    <w:div w:id="957179912">
      <w:bodyDiv w:val="1"/>
      <w:marLeft w:val="0"/>
      <w:marRight w:val="0"/>
      <w:marTop w:val="0"/>
      <w:marBottom w:val="0"/>
      <w:divBdr>
        <w:top w:val="none" w:sz="0" w:space="0" w:color="auto"/>
        <w:left w:val="none" w:sz="0" w:space="0" w:color="auto"/>
        <w:bottom w:val="none" w:sz="0" w:space="0" w:color="auto"/>
        <w:right w:val="none" w:sz="0" w:space="0" w:color="auto"/>
      </w:divBdr>
    </w:div>
    <w:div w:id="1022782280">
      <w:bodyDiv w:val="1"/>
      <w:marLeft w:val="0"/>
      <w:marRight w:val="0"/>
      <w:marTop w:val="0"/>
      <w:marBottom w:val="0"/>
      <w:divBdr>
        <w:top w:val="none" w:sz="0" w:space="0" w:color="auto"/>
        <w:left w:val="none" w:sz="0" w:space="0" w:color="auto"/>
        <w:bottom w:val="none" w:sz="0" w:space="0" w:color="auto"/>
        <w:right w:val="none" w:sz="0" w:space="0" w:color="auto"/>
      </w:divBdr>
    </w:div>
    <w:div w:id="1037775508">
      <w:bodyDiv w:val="1"/>
      <w:marLeft w:val="0"/>
      <w:marRight w:val="0"/>
      <w:marTop w:val="0"/>
      <w:marBottom w:val="0"/>
      <w:divBdr>
        <w:top w:val="none" w:sz="0" w:space="0" w:color="auto"/>
        <w:left w:val="none" w:sz="0" w:space="0" w:color="auto"/>
        <w:bottom w:val="none" w:sz="0" w:space="0" w:color="auto"/>
        <w:right w:val="none" w:sz="0" w:space="0" w:color="auto"/>
      </w:divBdr>
    </w:div>
    <w:div w:id="1443766412">
      <w:bodyDiv w:val="1"/>
      <w:marLeft w:val="0"/>
      <w:marRight w:val="0"/>
      <w:marTop w:val="0"/>
      <w:marBottom w:val="0"/>
      <w:divBdr>
        <w:top w:val="none" w:sz="0" w:space="0" w:color="auto"/>
        <w:left w:val="none" w:sz="0" w:space="0" w:color="auto"/>
        <w:bottom w:val="none" w:sz="0" w:space="0" w:color="auto"/>
        <w:right w:val="none" w:sz="0" w:space="0" w:color="auto"/>
      </w:divBdr>
    </w:div>
    <w:div w:id="1636905964">
      <w:bodyDiv w:val="1"/>
      <w:marLeft w:val="0"/>
      <w:marRight w:val="0"/>
      <w:marTop w:val="0"/>
      <w:marBottom w:val="0"/>
      <w:divBdr>
        <w:top w:val="none" w:sz="0" w:space="0" w:color="auto"/>
        <w:left w:val="none" w:sz="0" w:space="0" w:color="auto"/>
        <w:bottom w:val="none" w:sz="0" w:space="0" w:color="auto"/>
        <w:right w:val="none" w:sz="0" w:space="0" w:color="auto"/>
      </w:divBdr>
    </w:div>
    <w:div w:id="196931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8B594-4A3F-4885-8EF3-9F004BB2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Anh Quoc 20215634</dc:creator>
  <cp:keywords/>
  <dc:description/>
  <cp:lastModifiedBy>Nguyen Quang</cp:lastModifiedBy>
  <cp:revision>73</cp:revision>
  <cp:lastPrinted>2024-06-27T01:46:00Z</cp:lastPrinted>
  <dcterms:created xsi:type="dcterms:W3CDTF">2024-06-10T07:21:00Z</dcterms:created>
  <dcterms:modified xsi:type="dcterms:W3CDTF">2026-02-02T00:03:00Z</dcterms:modified>
</cp:coreProperties>
</file>